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1654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5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6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7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8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9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A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B" w14:textId="6DB291DC" w:rsidR="0059094A" w:rsidRPr="00CD2481" w:rsidRDefault="00D15B1E" w:rsidP="003343D1">
      <w:pPr>
        <w:jc w:val="center"/>
        <w:rPr>
          <w:rFonts w:asciiTheme="minorHAnsi" w:hAnsiTheme="minorHAnsi" w:cstheme="minorHAnsi"/>
          <w:b/>
          <w:sz w:val="56"/>
        </w:rPr>
      </w:pPr>
      <w:r w:rsidRPr="00CD2481">
        <w:rPr>
          <w:rFonts w:asciiTheme="minorHAnsi" w:hAnsiTheme="minorHAnsi" w:cstheme="minorHAnsi"/>
          <w:b/>
          <w:sz w:val="56"/>
        </w:rPr>
        <w:t xml:space="preserve">Health Care Patient Engagement </w:t>
      </w:r>
      <w:r w:rsidR="00DC7370" w:rsidRPr="00CD2481">
        <w:rPr>
          <w:rFonts w:asciiTheme="minorHAnsi" w:hAnsiTheme="minorHAnsi" w:cstheme="minorHAnsi"/>
          <w:b/>
          <w:sz w:val="56"/>
        </w:rPr>
        <w:t>–</w:t>
      </w:r>
      <w:r w:rsidRPr="00CD2481">
        <w:rPr>
          <w:rFonts w:asciiTheme="minorHAnsi" w:hAnsiTheme="minorHAnsi" w:cstheme="minorHAnsi"/>
          <w:b/>
          <w:sz w:val="56"/>
        </w:rPr>
        <w:t xml:space="preserve"> Care</w:t>
      </w:r>
      <w:r w:rsidR="00DC7370" w:rsidRPr="00CD2481">
        <w:rPr>
          <w:rFonts w:asciiTheme="minorHAnsi" w:hAnsiTheme="minorHAnsi" w:cstheme="minorHAnsi"/>
          <w:b/>
          <w:sz w:val="56"/>
        </w:rPr>
        <w:t xml:space="preserve"> Coordinator Platform</w:t>
      </w:r>
    </w:p>
    <w:p w14:paraId="1DAF165D" w14:textId="77777777" w:rsidR="003343D1" w:rsidRPr="00CD2481" w:rsidRDefault="00231EDD" w:rsidP="003343D1">
      <w:pPr>
        <w:jc w:val="center"/>
        <w:rPr>
          <w:rFonts w:asciiTheme="minorHAnsi" w:hAnsiTheme="minorHAnsi" w:cstheme="minorHAnsi"/>
          <w:b/>
          <w:sz w:val="56"/>
        </w:rPr>
      </w:pPr>
      <w:r w:rsidRPr="00CD2481">
        <w:rPr>
          <w:rFonts w:asciiTheme="minorHAnsi" w:hAnsiTheme="minorHAnsi" w:cstheme="minorHAnsi"/>
          <w:b/>
          <w:sz w:val="56"/>
        </w:rPr>
        <w:t xml:space="preserve">API </w:t>
      </w:r>
      <w:r w:rsidR="000F100C" w:rsidRPr="00CD2481">
        <w:rPr>
          <w:rFonts w:asciiTheme="minorHAnsi" w:hAnsiTheme="minorHAnsi" w:cstheme="minorHAnsi"/>
          <w:b/>
          <w:sz w:val="56"/>
        </w:rPr>
        <w:t>Specification</w:t>
      </w:r>
    </w:p>
    <w:p w14:paraId="1DAF165E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5F" w14:textId="77777777" w:rsidR="003343D1" w:rsidRPr="00CD2481" w:rsidRDefault="003343D1" w:rsidP="003343D1">
      <w:pPr>
        <w:rPr>
          <w:rFonts w:asciiTheme="minorHAnsi" w:hAnsiTheme="minorHAnsi" w:cstheme="minorHAnsi"/>
        </w:rPr>
      </w:pPr>
    </w:p>
    <w:p w14:paraId="1DAF1660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1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2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3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4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5" w14:textId="77777777" w:rsidR="00793295" w:rsidRPr="00CD2481" w:rsidRDefault="00793295" w:rsidP="003343D1">
      <w:pPr>
        <w:rPr>
          <w:rFonts w:asciiTheme="minorHAnsi" w:hAnsiTheme="minorHAnsi" w:cstheme="minorHAnsi"/>
        </w:rPr>
      </w:pPr>
    </w:p>
    <w:p w14:paraId="1DAF1666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7" w14:textId="77777777" w:rsidR="002059D0" w:rsidRPr="00CD2481" w:rsidRDefault="002059D0" w:rsidP="003343D1">
      <w:pPr>
        <w:rPr>
          <w:rFonts w:asciiTheme="minorHAnsi" w:hAnsiTheme="minorHAnsi" w:cstheme="minorHAnsi"/>
        </w:rPr>
      </w:pPr>
    </w:p>
    <w:p w14:paraId="1DAF1668" w14:textId="77777777" w:rsidR="00D453F1" w:rsidRPr="00CD2481" w:rsidRDefault="00D453F1" w:rsidP="00D453F1">
      <w:pPr>
        <w:pStyle w:val="TOCHeading"/>
        <w:rPr>
          <w:rFonts w:asciiTheme="minorHAnsi" w:hAnsiTheme="minorHAnsi" w:cstheme="minorHAnsi"/>
        </w:rPr>
      </w:pPr>
    </w:p>
    <w:p w14:paraId="1DAF1669" w14:textId="06692095" w:rsidR="003343D1" w:rsidRPr="00CD2481" w:rsidRDefault="00D453F1" w:rsidP="0028308A">
      <w:pPr>
        <w:ind w:firstLine="720"/>
        <w:rPr>
          <w:rFonts w:asciiTheme="minorHAnsi" w:hAnsiTheme="minorHAnsi" w:cstheme="minorHAnsi"/>
          <w:noProof/>
        </w:rPr>
      </w:pPr>
      <w:r w:rsidRPr="00CD2481">
        <w:rPr>
          <w:rFonts w:asciiTheme="minorHAnsi" w:hAnsiTheme="minorHAnsi" w:cstheme="minorHAnsi"/>
        </w:rPr>
        <w:t xml:space="preserve">                                                                </w:t>
      </w:r>
      <w:r w:rsidR="003343D1" w:rsidRPr="00CD2481">
        <w:rPr>
          <w:rFonts w:asciiTheme="minorHAnsi" w:hAnsiTheme="minorHAnsi" w:cstheme="minorHAnsi"/>
        </w:rPr>
        <w:t>Version:</w:t>
      </w:r>
      <w:r w:rsidR="00196537" w:rsidRPr="00CD2481">
        <w:rPr>
          <w:rFonts w:asciiTheme="minorHAnsi" w:hAnsiTheme="minorHAnsi" w:cstheme="minorHAnsi"/>
        </w:rPr>
        <w:t xml:space="preserve"> </w:t>
      </w:r>
      <w:r w:rsidR="009F1D7F" w:rsidRPr="00CD2481">
        <w:rPr>
          <w:rFonts w:asciiTheme="minorHAnsi" w:hAnsiTheme="minorHAnsi" w:cstheme="minorHAnsi"/>
        </w:rPr>
        <w:t>1.0.0</w:t>
      </w:r>
    </w:p>
    <w:p w14:paraId="1DAF166A" w14:textId="0FFAEA84" w:rsidR="003343D1" w:rsidRPr="00CD2481" w:rsidRDefault="003343D1" w:rsidP="003343D1">
      <w:pPr>
        <w:jc w:val="center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Date: </w:t>
      </w:r>
      <w:r w:rsidR="009F1D7F" w:rsidRPr="00CD2481">
        <w:rPr>
          <w:rFonts w:asciiTheme="minorHAnsi" w:hAnsiTheme="minorHAnsi" w:cstheme="minorHAnsi"/>
        </w:rPr>
        <w:t>26/May/2026</w:t>
      </w:r>
    </w:p>
    <w:p w14:paraId="1DAF166B" w14:textId="77777777" w:rsidR="003343D1" w:rsidRPr="00CD2481" w:rsidRDefault="003343D1" w:rsidP="003343D1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br w:type="page"/>
      </w:r>
    </w:p>
    <w:p w14:paraId="1DAF166C" w14:textId="3AFD8722" w:rsidR="009B6E57" w:rsidRPr="00CD2481" w:rsidRDefault="009B6E57" w:rsidP="009B6E57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lastRenderedPageBreak/>
        <w:t xml:space="preserve">This template is owned and maintained by the </w:t>
      </w:r>
      <w:r w:rsidR="00606F92" w:rsidRPr="00CD2481">
        <w:rPr>
          <w:rFonts w:asciiTheme="minorHAnsi" w:hAnsiTheme="minorHAnsi" w:cstheme="minorHAnsi"/>
        </w:rPr>
        <w:t>---------------------------------------------------------------------------------------------------------.</w:t>
      </w:r>
    </w:p>
    <w:tbl>
      <w:tblPr>
        <w:tblW w:w="5056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shd w:val="clear" w:color="auto" w:fill="A6A6A6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235"/>
        <w:gridCol w:w="980"/>
        <w:gridCol w:w="3782"/>
        <w:gridCol w:w="1681"/>
        <w:gridCol w:w="1570"/>
      </w:tblGrid>
      <w:tr w:rsidR="007D5E29" w:rsidRPr="00CD2481" w14:paraId="1DAF166E" w14:textId="77777777" w:rsidTr="000F53B1">
        <w:trPr>
          <w:tblHeader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1DAF166D" w14:textId="77777777" w:rsidR="007D5E29" w:rsidRPr="00CD2481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CD2481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Document Revision History</w:t>
            </w:r>
          </w:p>
        </w:tc>
      </w:tr>
      <w:tr w:rsidR="007D5E29" w:rsidRPr="00CD2481" w14:paraId="1DAF1674" w14:textId="77777777" w:rsidTr="005B3E3D">
        <w:trPr>
          <w:tblHeader/>
        </w:trPr>
        <w:tc>
          <w:tcPr>
            <w:tcW w:w="667" w:type="pct"/>
            <w:shd w:val="clear" w:color="auto" w:fill="A6A6A6"/>
            <w:vAlign w:val="center"/>
          </w:tcPr>
          <w:p w14:paraId="1DAF166F" w14:textId="77777777" w:rsidR="007D5E29" w:rsidRPr="00CD2481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CD2481">
              <w:rPr>
                <w:rFonts w:asciiTheme="minorHAnsi" w:hAnsiTheme="minorHAnsi" w:cstheme="minorHAnsi"/>
                <w:b/>
                <w:szCs w:val="20"/>
              </w:rPr>
              <w:t>Date</w:t>
            </w:r>
          </w:p>
        </w:tc>
        <w:tc>
          <w:tcPr>
            <w:tcW w:w="530" w:type="pct"/>
            <w:shd w:val="clear" w:color="auto" w:fill="A6A6A6"/>
            <w:vAlign w:val="center"/>
          </w:tcPr>
          <w:p w14:paraId="1DAF1670" w14:textId="77777777" w:rsidR="007D5E29" w:rsidRPr="00CD2481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CD2481">
              <w:rPr>
                <w:rFonts w:asciiTheme="minorHAnsi" w:hAnsiTheme="minorHAnsi" w:cstheme="minorHAnsi"/>
                <w:b/>
                <w:szCs w:val="20"/>
              </w:rPr>
              <w:t>Version</w:t>
            </w:r>
          </w:p>
        </w:tc>
        <w:tc>
          <w:tcPr>
            <w:tcW w:w="2045" w:type="pct"/>
            <w:shd w:val="clear" w:color="auto" w:fill="A6A6A6"/>
            <w:vAlign w:val="center"/>
          </w:tcPr>
          <w:p w14:paraId="1DAF1671" w14:textId="77777777" w:rsidR="007D5E29" w:rsidRPr="00CD2481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CD2481">
              <w:rPr>
                <w:rFonts w:asciiTheme="minorHAnsi" w:hAnsiTheme="minorHAnsi" w:cstheme="minorHAnsi"/>
                <w:b/>
                <w:szCs w:val="20"/>
              </w:rPr>
              <w:t>SLDC Phase / Revision Description</w:t>
            </w:r>
          </w:p>
        </w:tc>
        <w:tc>
          <w:tcPr>
            <w:tcW w:w="909" w:type="pct"/>
            <w:shd w:val="clear" w:color="auto" w:fill="A6A6A6"/>
            <w:vAlign w:val="center"/>
          </w:tcPr>
          <w:p w14:paraId="1DAF1672" w14:textId="77777777" w:rsidR="007D5E29" w:rsidRPr="00CD2481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CD2481">
              <w:rPr>
                <w:rFonts w:asciiTheme="minorHAnsi" w:hAnsiTheme="minorHAnsi" w:cstheme="minorHAnsi"/>
                <w:b/>
                <w:szCs w:val="20"/>
              </w:rPr>
              <w:t>Prepared By</w:t>
            </w:r>
          </w:p>
        </w:tc>
        <w:tc>
          <w:tcPr>
            <w:tcW w:w="849" w:type="pct"/>
            <w:shd w:val="clear" w:color="auto" w:fill="A6A6A6"/>
            <w:vAlign w:val="center"/>
          </w:tcPr>
          <w:p w14:paraId="1DAF1673" w14:textId="77777777" w:rsidR="007D5E29" w:rsidRPr="00CD2481" w:rsidRDefault="007D5E29" w:rsidP="00174CE1">
            <w:pPr>
              <w:spacing w:after="0"/>
              <w:contextualSpacing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CD2481">
              <w:rPr>
                <w:rFonts w:asciiTheme="minorHAnsi" w:hAnsiTheme="minorHAnsi" w:cstheme="minorHAnsi"/>
                <w:b/>
                <w:szCs w:val="20"/>
              </w:rPr>
              <w:t>Approved By</w:t>
            </w:r>
          </w:p>
        </w:tc>
      </w:tr>
      <w:tr w:rsidR="007D5E29" w:rsidRPr="00CD2481" w14:paraId="1DAF167A" w14:textId="77777777" w:rsidTr="005B3E3D">
        <w:trPr>
          <w:trHeight w:val="22"/>
        </w:trPr>
        <w:tc>
          <w:tcPr>
            <w:tcW w:w="667" w:type="pct"/>
          </w:tcPr>
          <w:p w14:paraId="1DAF1675" w14:textId="37F2F584" w:rsidR="007D5E29" w:rsidRPr="00CD2481" w:rsidRDefault="008576C0" w:rsidP="007743E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26-May-2026</w:t>
            </w:r>
          </w:p>
        </w:tc>
        <w:tc>
          <w:tcPr>
            <w:tcW w:w="530" w:type="pct"/>
          </w:tcPr>
          <w:p w14:paraId="1DAF1676" w14:textId="5BAE072F" w:rsidR="007D5E29" w:rsidRPr="00CD2481" w:rsidRDefault="008576C0" w:rsidP="007743E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1.0.0</w:t>
            </w:r>
          </w:p>
        </w:tc>
        <w:tc>
          <w:tcPr>
            <w:tcW w:w="2045" w:type="pct"/>
          </w:tcPr>
          <w:p w14:paraId="1DAF1677" w14:textId="736F09E1" w:rsidR="007D5E29" w:rsidRPr="00CD2481" w:rsidRDefault="007D5E29" w:rsidP="007743EE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909" w:type="pct"/>
          </w:tcPr>
          <w:p w14:paraId="1DAF1678" w14:textId="10A04BF3" w:rsidR="007D5E29" w:rsidRPr="00CD2481" w:rsidRDefault="008576C0" w:rsidP="007743E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Uttam Kumar Bhatia</w:t>
            </w:r>
          </w:p>
        </w:tc>
        <w:tc>
          <w:tcPr>
            <w:tcW w:w="849" w:type="pct"/>
          </w:tcPr>
          <w:p w14:paraId="1DAF1679" w14:textId="52DAF696" w:rsidR="007D5E29" w:rsidRPr="00CD2481" w:rsidRDefault="007D5E29" w:rsidP="007743E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07118" w:rsidRPr="00CD2481" w14:paraId="10315E8F" w14:textId="77777777" w:rsidTr="005B3E3D">
        <w:trPr>
          <w:trHeight w:val="22"/>
        </w:trPr>
        <w:tc>
          <w:tcPr>
            <w:tcW w:w="667" w:type="pct"/>
          </w:tcPr>
          <w:p w14:paraId="51BD0943" w14:textId="7BB79DE0" w:rsidR="00007118" w:rsidRPr="00CD2481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0" w:type="pct"/>
          </w:tcPr>
          <w:p w14:paraId="5C1920B6" w14:textId="600D5D0D" w:rsidR="00007118" w:rsidRPr="00CD2481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45" w:type="pct"/>
          </w:tcPr>
          <w:p w14:paraId="4B08C9FF" w14:textId="07443E0E" w:rsidR="00007118" w:rsidRPr="00CD2481" w:rsidRDefault="00007118" w:rsidP="00007118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909" w:type="pct"/>
          </w:tcPr>
          <w:p w14:paraId="2B3A1A59" w14:textId="2BC6DE20" w:rsidR="00007118" w:rsidRPr="00CD2481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49" w:type="pct"/>
          </w:tcPr>
          <w:p w14:paraId="6F119295" w14:textId="696A3D84" w:rsidR="00007118" w:rsidRPr="00CD2481" w:rsidRDefault="00007118" w:rsidP="00007118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27BE" w:rsidRPr="00CD2481" w14:paraId="405D9A27" w14:textId="77777777" w:rsidTr="005B3E3D">
        <w:trPr>
          <w:trHeight w:val="22"/>
        </w:trPr>
        <w:tc>
          <w:tcPr>
            <w:tcW w:w="667" w:type="pct"/>
          </w:tcPr>
          <w:p w14:paraId="744FB169" w14:textId="57AA7E22" w:rsidR="009127BE" w:rsidRPr="00CD2481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0" w:type="pct"/>
          </w:tcPr>
          <w:p w14:paraId="30561197" w14:textId="4666251C" w:rsidR="009127BE" w:rsidRPr="00CD2481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45" w:type="pct"/>
          </w:tcPr>
          <w:p w14:paraId="70ED9EDA" w14:textId="21654DCB" w:rsidR="009127BE" w:rsidRPr="00CD2481" w:rsidRDefault="009127BE" w:rsidP="009127BE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909" w:type="pct"/>
          </w:tcPr>
          <w:p w14:paraId="66F3F898" w14:textId="395C34E0" w:rsidR="009127BE" w:rsidRPr="00CD2481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49" w:type="pct"/>
          </w:tcPr>
          <w:p w14:paraId="3894D289" w14:textId="4E3098A1" w:rsidR="009127BE" w:rsidRPr="00CD2481" w:rsidRDefault="009127BE" w:rsidP="009127BE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9044B" w:rsidRPr="00CD2481" w14:paraId="7EBA7282" w14:textId="77777777" w:rsidTr="005B3E3D">
        <w:trPr>
          <w:trHeight w:val="22"/>
        </w:trPr>
        <w:tc>
          <w:tcPr>
            <w:tcW w:w="667" w:type="pct"/>
          </w:tcPr>
          <w:p w14:paraId="170DEF11" w14:textId="3307D061" w:rsidR="00D9044B" w:rsidRPr="00CD2481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0" w:type="pct"/>
          </w:tcPr>
          <w:p w14:paraId="0C992A55" w14:textId="181D31AF" w:rsidR="00D9044B" w:rsidRPr="00CD2481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45" w:type="pct"/>
          </w:tcPr>
          <w:p w14:paraId="6AF9B978" w14:textId="1D1DB7B4" w:rsidR="00D9044B" w:rsidRPr="00CD2481" w:rsidRDefault="00D9044B" w:rsidP="00D9044B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909" w:type="pct"/>
          </w:tcPr>
          <w:p w14:paraId="094D3273" w14:textId="53591F97" w:rsidR="00D9044B" w:rsidRPr="00CD2481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49" w:type="pct"/>
          </w:tcPr>
          <w:p w14:paraId="71951102" w14:textId="42B5CBD2" w:rsidR="00D9044B" w:rsidRPr="00CD2481" w:rsidRDefault="00D9044B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8470F" w:rsidRPr="00CD2481" w14:paraId="76FF3D80" w14:textId="77777777" w:rsidTr="005B3E3D">
        <w:trPr>
          <w:trHeight w:val="22"/>
        </w:trPr>
        <w:tc>
          <w:tcPr>
            <w:tcW w:w="667" w:type="pct"/>
          </w:tcPr>
          <w:p w14:paraId="135D7596" w14:textId="5104A129" w:rsidR="0008470F" w:rsidRPr="00CD2481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0" w:type="pct"/>
          </w:tcPr>
          <w:p w14:paraId="0374C321" w14:textId="1CD92246" w:rsidR="0008470F" w:rsidRPr="00CD2481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45" w:type="pct"/>
          </w:tcPr>
          <w:p w14:paraId="316E6EFA" w14:textId="2A3A6248" w:rsidR="0008470F" w:rsidRPr="00CD2481" w:rsidRDefault="0008470F" w:rsidP="00D9044B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909" w:type="pct"/>
          </w:tcPr>
          <w:p w14:paraId="74A44A2E" w14:textId="09EB7D81" w:rsidR="0008470F" w:rsidRPr="00CD2481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49" w:type="pct"/>
          </w:tcPr>
          <w:p w14:paraId="5DBEACFD" w14:textId="4DD1EFDB" w:rsidR="0008470F" w:rsidRPr="00CD2481" w:rsidRDefault="0008470F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F78C4" w:rsidRPr="00CD2481" w14:paraId="0B26F297" w14:textId="77777777" w:rsidTr="005B3E3D">
        <w:trPr>
          <w:trHeight w:val="22"/>
        </w:trPr>
        <w:tc>
          <w:tcPr>
            <w:tcW w:w="667" w:type="pct"/>
          </w:tcPr>
          <w:p w14:paraId="2A9BAAAB" w14:textId="04E68D01" w:rsidR="00BF78C4" w:rsidRPr="00CD2481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30" w:type="pct"/>
          </w:tcPr>
          <w:p w14:paraId="30EF2B1A" w14:textId="5A86EAB2" w:rsidR="00BF78C4" w:rsidRPr="00CD2481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45" w:type="pct"/>
          </w:tcPr>
          <w:p w14:paraId="62555B23" w14:textId="288A3E5B" w:rsidR="00BF78C4" w:rsidRPr="00CD2481" w:rsidRDefault="00BF78C4" w:rsidP="00D9044B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909" w:type="pct"/>
          </w:tcPr>
          <w:p w14:paraId="7F962D9F" w14:textId="67BBBE8E" w:rsidR="00BF78C4" w:rsidRPr="00CD2481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49" w:type="pct"/>
          </w:tcPr>
          <w:p w14:paraId="3F6119C8" w14:textId="39A7718B" w:rsidR="00BF78C4" w:rsidRPr="00CD2481" w:rsidRDefault="00BF78C4" w:rsidP="00D9044B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DAF1693" w14:textId="77777777" w:rsidR="009B6E57" w:rsidRPr="00CD2481" w:rsidRDefault="009B6E57" w:rsidP="009B6E57">
      <w:pPr>
        <w:rPr>
          <w:rFonts w:asciiTheme="minorHAnsi" w:hAnsiTheme="minorHAnsi" w:cstheme="minorHAnsi"/>
        </w:rPr>
      </w:pPr>
    </w:p>
    <w:p w14:paraId="1DAF1694" w14:textId="77777777" w:rsidR="009B6E57" w:rsidRPr="00CD2481" w:rsidRDefault="009B6E57" w:rsidP="00AB3FCC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br w:type="page"/>
      </w:r>
    </w:p>
    <w:sdt>
      <w:sdtPr>
        <w:rPr>
          <w:rFonts w:asciiTheme="minorHAnsi" w:hAnsiTheme="minorHAnsi" w:cstheme="minorHAnsi"/>
        </w:rPr>
        <w:id w:val="1935079508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sz w:val="22"/>
          <w:szCs w:val="22"/>
          <w:lang w:val="en-IN" w:eastAsia="en-US"/>
        </w:rPr>
      </w:sdtEndPr>
      <w:sdtContent>
        <w:p w14:paraId="53E0F15C" w14:textId="53B3F42D" w:rsidR="00540DD2" w:rsidRPr="00CD2481" w:rsidRDefault="00540DD2">
          <w:pPr>
            <w:pStyle w:val="TOCHeading"/>
            <w:rPr>
              <w:rFonts w:asciiTheme="minorHAnsi" w:hAnsiTheme="minorHAnsi" w:cstheme="minorHAnsi"/>
            </w:rPr>
          </w:pPr>
          <w:r w:rsidRPr="00CD2481">
            <w:rPr>
              <w:rFonts w:asciiTheme="minorHAnsi" w:hAnsiTheme="minorHAnsi" w:cstheme="minorHAnsi"/>
            </w:rPr>
            <w:t>Table of Contents</w:t>
          </w:r>
        </w:p>
        <w:p w14:paraId="408F1FC6" w14:textId="25B10705" w:rsidR="00540DD2" w:rsidRPr="00CD2481" w:rsidRDefault="00540DD2">
          <w:pPr>
            <w:pStyle w:val="TOC1"/>
            <w:tabs>
              <w:tab w:val="left" w:pos="44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 w:rsidRPr="00CD2481">
            <w:rPr>
              <w:rFonts w:asciiTheme="minorHAnsi" w:hAnsiTheme="minorHAnsi" w:cstheme="minorHAnsi"/>
            </w:rPr>
            <w:fldChar w:fldCharType="begin"/>
          </w:r>
          <w:r w:rsidRPr="00CD2481">
            <w:rPr>
              <w:rFonts w:asciiTheme="minorHAnsi" w:hAnsiTheme="minorHAnsi" w:cstheme="minorHAnsi"/>
            </w:rPr>
            <w:instrText xml:space="preserve"> TOC \o "1-3" \h \z \u </w:instrText>
          </w:r>
          <w:r w:rsidRPr="00CD2481">
            <w:rPr>
              <w:rFonts w:asciiTheme="minorHAnsi" w:hAnsiTheme="minorHAnsi" w:cstheme="minorHAnsi"/>
            </w:rPr>
            <w:fldChar w:fldCharType="separate"/>
          </w:r>
          <w:hyperlink w:anchor="_Toc230694303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1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INTRODUCTION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_Toc230694303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DC2D728" w14:textId="7387EA36" w:rsidR="00540DD2" w:rsidRPr="00CD2481" w:rsidRDefault="00540DD2">
          <w:pPr>
            <w:pStyle w:val="TOC2"/>
            <w:tabs>
              <w:tab w:val="left" w:pos="96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04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1.1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Background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_Toc230694304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6C4E668" w14:textId="32BA7CFA" w:rsidR="00540DD2" w:rsidRPr="00CD2481" w:rsidRDefault="00540DD2">
          <w:pPr>
            <w:pStyle w:val="TOC2"/>
            <w:tabs>
              <w:tab w:val="left" w:pos="96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05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1.2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Assumptions and Constraints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_Toc230694305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AC80B8F" w14:textId="760EA190" w:rsidR="00540DD2" w:rsidRPr="00CD2481" w:rsidRDefault="00540DD2">
          <w:pPr>
            <w:pStyle w:val="TOC1"/>
            <w:tabs>
              <w:tab w:val="left" w:pos="44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06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2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API Security General Framework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_Toc230694306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7703661" w14:textId="31D19704" w:rsidR="00540DD2" w:rsidRPr="00CD2481" w:rsidRDefault="00540DD2">
          <w:pPr>
            <w:pStyle w:val="TOC2"/>
            <w:tabs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07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3. API SPECIFICATIONS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_Toc230694307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6E30160" w14:textId="6DC1AB53" w:rsidR="00540DD2" w:rsidRPr="00CD2481" w:rsidRDefault="00540DD2">
          <w:pPr>
            <w:pStyle w:val="TOC2"/>
            <w:tabs>
              <w:tab w:val="left" w:pos="96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08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3.1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API Details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_Toc230694308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B8AD6C" w14:textId="76A84ED7" w:rsidR="00540DD2" w:rsidRPr="00CD2481" w:rsidRDefault="00540DD2">
          <w:pPr>
            <w:pStyle w:val="TOC2"/>
            <w:tabs>
              <w:tab w:val="left" w:pos="96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09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3.2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API Flow Details for &lt;XXXXXXXXX&gt;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_Toc230694309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32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0E1D124" w14:textId="4DF8E560" w:rsidR="00540DD2" w:rsidRPr="00CD2481" w:rsidRDefault="00540DD2">
          <w:pPr>
            <w:pStyle w:val="TOC2"/>
            <w:tabs>
              <w:tab w:val="left" w:pos="960"/>
              <w:tab w:val="right" w:leader="dot" w:pos="9182"/>
            </w:tabs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0694310" w:history="1"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3.3</w:t>
            </w:r>
            <w:r w:rsidRPr="00CD2481">
              <w:rPr>
                <w:rFonts w:asciiTheme="minorHAnsi" w:eastAsiaTheme="minorEastAsia" w:hAnsiTheme="minorHAnsi" w:cstheme="minorHAnsi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D2481">
              <w:rPr>
                <w:rStyle w:val="Hyperlink"/>
                <w:rFonts w:asciiTheme="minorHAnsi" w:hAnsiTheme="minorHAnsi" w:cstheme="minorHAnsi"/>
                <w:noProof/>
              </w:rPr>
              <w:t>API Flow Details for &lt;XXXXXXXXXX&gt;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instrText xml:space="preserve"> PAGEREF _Toc230694310 \h </w:instrTex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t>32</w:t>
            </w:r>
            <w:r w:rsidRPr="00CD248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7983714" w14:textId="60846F70" w:rsidR="00540DD2" w:rsidRPr="00CD2481" w:rsidRDefault="00540DD2">
          <w:pPr>
            <w:rPr>
              <w:rFonts w:asciiTheme="minorHAnsi" w:hAnsiTheme="minorHAnsi" w:cstheme="minorHAnsi"/>
            </w:rPr>
          </w:pPr>
          <w:r w:rsidRPr="00CD2481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1DAF16B1" w14:textId="77777777" w:rsidR="00C74DCE" w:rsidRPr="00CD2481" w:rsidRDefault="00C74DCE">
      <w:pPr>
        <w:rPr>
          <w:rFonts w:asciiTheme="minorHAnsi" w:hAnsiTheme="minorHAnsi" w:cstheme="minorHAnsi"/>
        </w:rPr>
      </w:pPr>
    </w:p>
    <w:p w14:paraId="1DAF16B2" w14:textId="77777777" w:rsidR="00C74DCE" w:rsidRPr="00CD2481" w:rsidRDefault="00C74DCE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br w:type="page"/>
      </w:r>
    </w:p>
    <w:p w14:paraId="1DAF16B3" w14:textId="77777777" w:rsidR="00366837" w:rsidRPr="00CD2481" w:rsidRDefault="00366837" w:rsidP="00A773F7">
      <w:pPr>
        <w:pStyle w:val="Heading1"/>
        <w:keepLines w:val="0"/>
        <w:numPr>
          <w:ilvl w:val="0"/>
          <w:numId w:val="5"/>
        </w:numPr>
        <w:spacing w:before="240" w:after="120"/>
        <w:rPr>
          <w:rFonts w:asciiTheme="minorHAnsi" w:hAnsiTheme="minorHAnsi" w:cstheme="minorHAnsi"/>
        </w:rPr>
      </w:pPr>
      <w:bookmarkStart w:id="0" w:name="_Toc143150771"/>
      <w:bookmarkStart w:id="1" w:name="_Toc230694120"/>
      <w:bookmarkStart w:id="2" w:name="_Toc230694303"/>
      <w:r w:rsidRPr="00CD2481">
        <w:rPr>
          <w:rFonts w:asciiTheme="minorHAnsi" w:hAnsiTheme="minorHAnsi" w:cstheme="minorHAnsi"/>
        </w:rPr>
        <w:lastRenderedPageBreak/>
        <w:t>INTRODUCTION</w:t>
      </w:r>
      <w:bookmarkEnd w:id="0"/>
      <w:bookmarkEnd w:id="1"/>
      <w:bookmarkEnd w:id="2"/>
    </w:p>
    <w:p w14:paraId="1DAF16B4" w14:textId="77777777" w:rsidR="003A2C4A" w:rsidRPr="00CD2481" w:rsidRDefault="003A2C4A" w:rsidP="00A773F7">
      <w:pPr>
        <w:pStyle w:val="Heading2"/>
        <w:keepLines w:val="0"/>
        <w:numPr>
          <w:ilvl w:val="1"/>
          <w:numId w:val="3"/>
        </w:numPr>
        <w:spacing w:before="240" w:after="60"/>
        <w:rPr>
          <w:rFonts w:asciiTheme="minorHAnsi" w:hAnsiTheme="minorHAnsi" w:cstheme="minorHAnsi"/>
        </w:rPr>
      </w:pPr>
      <w:bookmarkStart w:id="3" w:name="_Toc2658585"/>
      <w:bookmarkStart w:id="4" w:name="_Toc143150774"/>
      <w:bookmarkStart w:id="5" w:name="_Toc143150772"/>
      <w:bookmarkStart w:id="6" w:name="_Toc533583718"/>
      <w:bookmarkStart w:id="7" w:name="_Toc230694121"/>
      <w:bookmarkStart w:id="8" w:name="_Toc230694304"/>
      <w:r w:rsidRPr="00CD2481">
        <w:rPr>
          <w:rFonts w:asciiTheme="minorHAnsi" w:hAnsiTheme="minorHAnsi" w:cstheme="minorHAnsi"/>
        </w:rPr>
        <w:t>Background</w:t>
      </w:r>
      <w:bookmarkEnd w:id="3"/>
      <w:bookmarkEnd w:id="4"/>
      <w:bookmarkEnd w:id="7"/>
      <w:bookmarkEnd w:id="8"/>
    </w:p>
    <w:p w14:paraId="569220D5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Overview:</w:t>
      </w:r>
    </w:p>
    <w:p w14:paraId="5C3C4CA2" w14:textId="683E8079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Secure, scalable platform enabling interaction between patients and providers with real-time, personalized access (appointments, teleconsultation, notifications, medical records).</w:t>
      </w:r>
    </w:p>
    <w:p w14:paraId="1054BF8B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Key Capabilities:</w:t>
      </w:r>
    </w:p>
    <w:p w14:paraId="1E44DF10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Omnichannel communication (SMS, Email, Video, Mobile)</w:t>
      </w:r>
    </w:p>
    <w:p w14:paraId="532E18B1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IoT-based remote monitoring</w:t>
      </w:r>
    </w:p>
    <w:p w14:paraId="2A761AC4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Secure identity (AAD, OAuth2, OIDC)</w:t>
      </w:r>
    </w:p>
    <w:p w14:paraId="26DC8F51" w14:textId="13C8F59E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Event-driven architecture</w:t>
      </w:r>
    </w:p>
    <w:p w14:paraId="7672CB66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Core Functions:</w:t>
      </w:r>
    </w:p>
    <w:p w14:paraId="2CF1F201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Patient onboarding &amp; identity</w:t>
      </w:r>
    </w:p>
    <w:p w14:paraId="58DDE435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Appointment &amp; care coordination</w:t>
      </w:r>
    </w:p>
    <w:p w14:paraId="5388A8E8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Teleconsultation</w:t>
      </w:r>
    </w:p>
    <w:p w14:paraId="3CC4BC73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Notifications &amp; alerts</w:t>
      </w:r>
    </w:p>
    <w:p w14:paraId="627E5E65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IoT health monitoring</w:t>
      </w:r>
    </w:p>
    <w:p w14:paraId="24F821A2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EHR integration (FHIR)</w:t>
      </w:r>
    </w:p>
    <w:p w14:paraId="4E511AF7" w14:textId="42F91C54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Messaging workflows</w:t>
      </w:r>
    </w:p>
    <w:p w14:paraId="188465D3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Architecture:</w:t>
      </w:r>
    </w:p>
    <w:p w14:paraId="2A431F4E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Microservices</w:t>
      </w:r>
    </w:p>
    <w:p w14:paraId="6C14AA08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API-first</w:t>
      </w:r>
    </w:p>
    <w:p w14:paraId="6FCBE5AC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Cloud-native (Azure)</w:t>
      </w:r>
    </w:p>
    <w:p w14:paraId="602B5653" w14:textId="4C0BAB64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Compliant (HIPAA)</w:t>
      </w:r>
    </w:p>
    <w:p w14:paraId="799BA536" w14:textId="77777777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Goal:</w:t>
      </w:r>
    </w:p>
    <w:p w14:paraId="194F274B" w14:textId="631DFA82" w:rsidR="00F07842" w:rsidRPr="00CD2481" w:rsidRDefault="00F07842" w:rsidP="00F07842">
      <w:pPr>
        <w:ind w:left="576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Improve engagement, outcomes, and enable proactive care.</w:t>
      </w:r>
    </w:p>
    <w:p w14:paraId="1DAF16C6" w14:textId="77777777" w:rsidR="00366837" w:rsidRPr="00CD2481" w:rsidRDefault="00366837" w:rsidP="00A773F7">
      <w:pPr>
        <w:pStyle w:val="Heading2"/>
        <w:keepLines w:val="0"/>
        <w:numPr>
          <w:ilvl w:val="1"/>
          <w:numId w:val="3"/>
        </w:numPr>
        <w:spacing w:before="240" w:after="60"/>
        <w:rPr>
          <w:rFonts w:asciiTheme="minorHAnsi" w:hAnsiTheme="minorHAnsi" w:cstheme="minorHAnsi"/>
        </w:rPr>
      </w:pPr>
      <w:bookmarkStart w:id="9" w:name="_Toc143150776"/>
      <w:bookmarkStart w:id="10" w:name="_Toc2563410"/>
      <w:bookmarkStart w:id="11" w:name="_Toc230694122"/>
      <w:bookmarkStart w:id="12" w:name="_Toc230694305"/>
      <w:bookmarkEnd w:id="5"/>
      <w:bookmarkEnd w:id="6"/>
      <w:r w:rsidRPr="00CD2481">
        <w:rPr>
          <w:rFonts w:asciiTheme="minorHAnsi" w:hAnsiTheme="minorHAnsi" w:cstheme="minorHAnsi"/>
        </w:rPr>
        <w:t>Assumptions and Constraints</w:t>
      </w:r>
      <w:bookmarkEnd w:id="9"/>
      <w:bookmarkEnd w:id="11"/>
      <w:bookmarkEnd w:id="12"/>
    </w:p>
    <w:bookmarkEnd w:id="10"/>
    <w:p w14:paraId="4CC64EDD" w14:textId="77777777" w:rsidR="00F555D7" w:rsidRPr="00CD2481" w:rsidRDefault="00F555D7" w:rsidP="00F555D7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        </w:t>
      </w:r>
      <w:r w:rsidRPr="00CD2481">
        <w:rPr>
          <w:rFonts w:asciiTheme="minorHAnsi" w:hAnsiTheme="minorHAnsi" w:cstheme="minorHAnsi"/>
        </w:rPr>
        <w:t>Assumptions:</w:t>
      </w:r>
    </w:p>
    <w:p w14:paraId="6ECC559D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Cloud deployment (Azure)</w:t>
      </w:r>
    </w:p>
    <w:p w14:paraId="2FFD665E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REST APIs with FHIR standards</w:t>
      </w:r>
    </w:p>
    <w:p w14:paraId="274CE138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OAuth2 / JWT-based authentication</w:t>
      </w:r>
    </w:p>
    <w:p w14:paraId="4B68D63E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lastRenderedPageBreak/>
        <w:t>- Scalable, event-driven architecture</w:t>
      </w:r>
    </w:p>
    <w:p w14:paraId="0FEFEB82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Multi-channel communication support</w:t>
      </w:r>
    </w:p>
    <w:p w14:paraId="353D678E" w14:textId="194AE76B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IoT device integration</w:t>
      </w:r>
    </w:p>
    <w:p w14:paraId="0FBA8829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Constraints:</w:t>
      </w:r>
    </w:p>
    <w:p w14:paraId="020641A6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Regulatory compliance (HIPAA, GDPR)</w:t>
      </w:r>
    </w:p>
    <w:p w14:paraId="45112BFC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Low latency for real-time services</w:t>
      </w:r>
    </w:p>
    <w:p w14:paraId="3ED1429C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OAuth2 + RBAC enforced security</w:t>
      </w:r>
    </w:p>
    <w:p w14:paraId="7CF51FE7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External system limitations (rate limits, formats)</w:t>
      </w:r>
    </w:p>
    <w:p w14:paraId="62D5DAD3" w14:textId="77777777" w:rsidR="00F555D7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Sensitive data protection (PII/PHI)</w:t>
      </w:r>
    </w:p>
    <w:p w14:paraId="1DAF16F7" w14:textId="4138BEDF" w:rsidR="0083297A" w:rsidRPr="00CD2481" w:rsidRDefault="00F555D7" w:rsidP="00F555D7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Device variability (protocols, payloads, connectivity)</w:t>
      </w:r>
    </w:p>
    <w:p w14:paraId="5492A68B" w14:textId="5A331392" w:rsidR="006D5C67" w:rsidRPr="00CD2481" w:rsidRDefault="006D5C67" w:rsidP="00614315">
      <w:pPr>
        <w:pStyle w:val="Heading1"/>
        <w:keepLines w:val="0"/>
        <w:numPr>
          <w:ilvl w:val="0"/>
          <w:numId w:val="5"/>
        </w:numPr>
        <w:spacing w:before="240" w:after="120"/>
        <w:rPr>
          <w:rFonts w:asciiTheme="minorHAnsi" w:hAnsiTheme="minorHAnsi" w:cstheme="minorHAnsi"/>
        </w:rPr>
      </w:pPr>
      <w:bookmarkStart w:id="13" w:name="_API_Security_by"/>
      <w:bookmarkStart w:id="14" w:name="_Toc230694123"/>
      <w:bookmarkStart w:id="15" w:name="_Toc230694306"/>
      <w:bookmarkEnd w:id="13"/>
      <w:r w:rsidRPr="00CD2481">
        <w:rPr>
          <w:rFonts w:asciiTheme="minorHAnsi" w:hAnsiTheme="minorHAnsi" w:cstheme="minorHAnsi"/>
        </w:rPr>
        <w:t xml:space="preserve">API Security </w:t>
      </w:r>
      <w:bookmarkStart w:id="16" w:name="_Toc502147682"/>
      <w:r w:rsidR="005C12C3" w:rsidRPr="00CD2481">
        <w:rPr>
          <w:rFonts w:asciiTheme="minorHAnsi" w:hAnsiTheme="minorHAnsi" w:cstheme="minorHAnsi"/>
        </w:rPr>
        <w:t>General Framework</w:t>
      </w:r>
      <w:bookmarkEnd w:id="14"/>
      <w:bookmarkEnd w:id="15"/>
    </w:p>
    <w:bookmarkEnd w:id="16"/>
    <w:p w14:paraId="55014EEA" w14:textId="77777777" w:rsidR="00532932" w:rsidRPr="00CD2481" w:rsidRDefault="00532932" w:rsidP="00532932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           </w:t>
      </w:r>
      <w:r w:rsidRPr="00CD2481">
        <w:rPr>
          <w:rFonts w:asciiTheme="minorHAnsi" w:hAnsiTheme="minorHAnsi" w:cstheme="minorHAnsi"/>
        </w:rPr>
        <w:t>Authentication:</w:t>
      </w:r>
    </w:p>
    <w:p w14:paraId="2E3D49D8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OAuth2 / OIDC using Azure AD</w:t>
      </w:r>
    </w:p>
    <w:p w14:paraId="00469DFE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JWT-based access tokens</w:t>
      </w:r>
    </w:p>
    <w:p w14:paraId="3027C76E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011A9C9C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Authorization:</w:t>
      </w:r>
    </w:p>
    <w:p w14:paraId="74F6BFC5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RBAC (Patient, Doctor, Admin, Caregiver)</w:t>
      </w:r>
    </w:p>
    <w:p w14:paraId="3927E420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ABAC (resource ownership, context-based access)</w:t>
      </w:r>
    </w:p>
    <w:p w14:paraId="4A6772DF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7DAEA748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Transport Security:</w:t>
      </w:r>
    </w:p>
    <w:p w14:paraId="30545FEE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HTTPS (TLS 1.2+)</w:t>
      </w:r>
    </w:p>
    <w:p w14:paraId="2FF10128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4BC63140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API Gateway:</w:t>
      </w:r>
    </w:p>
    <w:p w14:paraId="0D5C364D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Token validation</w:t>
      </w:r>
    </w:p>
    <w:p w14:paraId="259BD77B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Rate limiting and throttling</w:t>
      </w:r>
    </w:p>
    <w:p w14:paraId="66A6434D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IP filtering</w:t>
      </w:r>
    </w:p>
    <w:p w14:paraId="1370D4F7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Monitoring and logging</w:t>
      </w:r>
    </w:p>
    <w:p w14:paraId="6AA6C219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1A712608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Data Security:</w:t>
      </w:r>
    </w:p>
    <w:p w14:paraId="01CCB86F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Encryption in transit (TLS)</w:t>
      </w:r>
    </w:p>
    <w:p w14:paraId="25CC1E4B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lastRenderedPageBreak/>
        <w:t>- Encryption at rest (AES-256)</w:t>
      </w:r>
    </w:p>
    <w:p w14:paraId="22B2DDEB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Masking of PII and PHI</w:t>
      </w:r>
    </w:p>
    <w:p w14:paraId="42F85377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4BA6E6EE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Threat Protection (STRIDE):</w:t>
      </w:r>
    </w:p>
    <w:p w14:paraId="5CF6051C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Spoofing → OAuth2 + JWT</w:t>
      </w:r>
    </w:p>
    <w:p w14:paraId="652EFC67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Tampering → HTTPS + signatures</w:t>
      </w:r>
    </w:p>
    <w:p w14:paraId="5695F793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Repudiation → Audit logs</w:t>
      </w:r>
    </w:p>
    <w:p w14:paraId="52479B6B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Info Disclosure → Encryption + access control</w:t>
      </w:r>
    </w:p>
    <w:p w14:paraId="2022299F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DoS → Rate limiting</w:t>
      </w:r>
    </w:p>
    <w:p w14:paraId="59A372C1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Privilege Escalation → RBAC</w:t>
      </w:r>
    </w:p>
    <w:p w14:paraId="6E764694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4A7E8E41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Monitoring &amp; Auditing:</w:t>
      </w:r>
    </w:p>
    <w:p w14:paraId="7424426E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API access logs</w:t>
      </w:r>
    </w:p>
    <w:p w14:paraId="2E15689A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Token usage tracking</w:t>
      </w:r>
    </w:p>
    <w:p w14:paraId="065AB27E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Error monitoring</w:t>
      </w:r>
    </w:p>
    <w:p w14:paraId="607E3761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Integration with Azure Monitor</w:t>
      </w:r>
    </w:p>
    <w:p w14:paraId="651F7980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</w:p>
    <w:p w14:paraId="0385079C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Error Handling:</w:t>
      </w:r>
    </w:p>
    <w:p w14:paraId="21819290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Generic error responses</w:t>
      </w:r>
    </w:p>
    <w:p w14:paraId="743E1213" w14:textId="5211566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No exposure of internal details</w:t>
      </w:r>
    </w:p>
    <w:p w14:paraId="506247CF" w14:textId="75301552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Compliance:</w:t>
      </w:r>
    </w:p>
    <w:p w14:paraId="6569A311" w14:textId="77777777" w:rsidR="00532932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Audit trails enabled</w:t>
      </w:r>
    </w:p>
    <w:p w14:paraId="325F3CDE" w14:textId="20A1BF56" w:rsidR="005C12C3" w:rsidRPr="00CD2481" w:rsidRDefault="00532932" w:rsidP="00815E2A">
      <w:pPr>
        <w:ind w:left="72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- Consent management supported</w:t>
      </w:r>
    </w:p>
    <w:p w14:paraId="6300DEDD" w14:textId="319F0294" w:rsidR="005C12C3" w:rsidRPr="00CD2481" w:rsidRDefault="005C12C3" w:rsidP="0055213E">
      <w:pPr>
        <w:pStyle w:val="Heading2"/>
        <w:ind w:left="576" w:hanging="576"/>
        <w:rPr>
          <w:rFonts w:asciiTheme="minorHAnsi" w:hAnsiTheme="minorHAnsi" w:cstheme="minorHAnsi"/>
        </w:rPr>
      </w:pPr>
      <w:bookmarkStart w:id="17" w:name="_API_Details"/>
      <w:bookmarkStart w:id="18" w:name="_Toc230694124"/>
      <w:bookmarkStart w:id="19" w:name="_Toc230694307"/>
      <w:bookmarkEnd w:id="17"/>
      <w:r w:rsidRPr="00CD2481">
        <w:rPr>
          <w:rFonts w:asciiTheme="minorHAnsi" w:hAnsiTheme="minorHAnsi" w:cstheme="minorHAnsi"/>
        </w:rPr>
        <w:t>3. API SPECIFICATIONS</w:t>
      </w:r>
      <w:bookmarkEnd w:id="18"/>
      <w:bookmarkEnd w:id="19"/>
    </w:p>
    <w:p w14:paraId="3FE727BA" w14:textId="03F1817A" w:rsidR="00072007" w:rsidRPr="00CD2481" w:rsidRDefault="00072007" w:rsidP="00D14760">
      <w:pPr>
        <w:pStyle w:val="Heading2"/>
        <w:numPr>
          <w:ilvl w:val="1"/>
          <w:numId w:val="7"/>
        </w:numPr>
        <w:rPr>
          <w:rFonts w:asciiTheme="minorHAnsi" w:hAnsiTheme="minorHAnsi" w:cstheme="minorHAnsi"/>
        </w:rPr>
      </w:pPr>
      <w:bookmarkStart w:id="20" w:name="_Toc230694125"/>
      <w:bookmarkStart w:id="21" w:name="_Toc230694308"/>
      <w:r w:rsidRPr="00CD2481">
        <w:rPr>
          <w:rFonts w:asciiTheme="minorHAnsi" w:hAnsiTheme="minorHAnsi" w:cstheme="minorHAnsi"/>
        </w:rPr>
        <w:t>API Details</w:t>
      </w:r>
      <w:bookmarkEnd w:id="20"/>
      <w:bookmarkEnd w:id="21"/>
    </w:p>
    <w:p w14:paraId="7A376C70" w14:textId="77777777" w:rsidR="00072007" w:rsidRPr="00CD2481" w:rsidRDefault="00072007" w:rsidP="00072007">
      <w:pPr>
        <w:rPr>
          <w:rFonts w:asciiTheme="minorHAnsi" w:hAnsiTheme="minorHAnsi" w:cstheme="minorHAnsi"/>
        </w:rPr>
      </w:pPr>
    </w:p>
    <w:p w14:paraId="425E8AE7" w14:textId="6EA6BB56" w:rsidR="005866F1" w:rsidRPr="00CD2481" w:rsidRDefault="00291A1D" w:rsidP="00D14760">
      <w:pPr>
        <w:pStyle w:val="ListParagraph"/>
        <w:numPr>
          <w:ilvl w:val="2"/>
          <w:numId w:val="7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Patient Create API</w:t>
      </w:r>
    </w:p>
    <w:p w14:paraId="14F72302" w14:textId="77777777" w:rsidR="002E128C" w:rsidRPr="00CD2481" w:rsidRDefault="002E128C" w:rsidP="005866F1">
      <w:pPr>
        <w:pStyle w:val="ListParagraph"/>
        <w:rPr>
          <w:rFonts w:asciiTheme="minorHAnsi" w:hAnsiTheme="minorHAnsi" w:cstheme="minorHAnsi"/>
        </w:rPr>
      </w:pPr>
    </w:p>
    <w:p w14:paraId="56C705DA" w14:textId="77777777" w:rsidR="00291A1D" w:rsidRPr="00CD2481" w:rsidRDefault="00291A1D" w:rsidP="00291A1D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UAT Base URL: https://uat-api.healthcare.com</w:t>
      </w:r>
    </w:p>
    <w:p w14:paraId="2C385450" w14:textId="77777777" w:rsidR="00291A1D" w:rsidRPr="00CD2481" w:rsidRDefault="00291A1D" w:rsidP="00291A1D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Prod Base URL: https://api.healthcare.com</w:t>
      </w:r>
    </w:p>
    <w:p w14:paraId="08074BEB" w14:textId="77777777" w:rsidR="00291A1D" w:rsidRPr="00CD2481" w:rsidRDefault="00291A1D" w:rsidP="00291A1D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URI: /</w:t>
      </w:r>
      <w:proofErr w:type="spellStart"/>
      <w:r w:rsidRPr="00CD2481">
        <w:rPr>
          <w:rFonts w:asciiTheme="minorHAnsi" w:hAnsiTheme="minorHAnsi" w:cstheme="minorHAnsi"/>
        </w:rPr>
        <w:t>api</w:t>
      </w:r>
      <w:proofErr w:type="spellEnd"/>
      <w:r w:rsidRPr="00CD2481">
        <w:rPr>
          <w:rFonts w:asciiTheme="minorHAnsi" w:hAnsiTheme="minorHAnsi" w:cstheme="minorHAnsi"/>
        </w:rPr>
        <w:t>/v1/patients</w:t>
      </w:r>
    </w:p>
    <w:p w14:paraId="1AF83B75" w14:textId="77777777" w:rsidR="00291A1D" w:rsidRPr="00CD2481" w:rsidRDefault="00291A1D" w:rsidP="00291A1D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HTTP Method: POST</w:t>
      </w:r>
    </w:p>
    <w:p w14:paraId="3BCDFEA4" w14:textId="400DBD1D" w:rsidR="00CA5F00" w:rsidRPr="00CD2481" w:rsidRDefault="00291A1D" w:rsidP="00291A1D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lastRenderedPageBreak/>
        <w:t>HTTP Header:</w:t>
      </w:r>
    </w:p>
    <w:tbl>
      <w:tblPr>
        <w:tblW w:w="8550" w:type="dxa"/>
        <w:tblInd w:w="715" w:type="dxa"/>
        <w:tblLook w:val="04A0" w:firstRow="1" w:lastRow="0" w:firstColumn="1" w:lastColumn="0" w:noHBand="0" w:noVBand="1"/>
      </w:tblPr>
      <w:tblGrid>
        <w:gridCol w:w="3240"/>
        <w:gridCol w:w="5310"/>
      </w:tblGrid>
      <w:tr w:rsidR="00A74125" w:rsidRPr="00CD2481" w14:paraId="1049FDA6" w14:textId="77777777" w:rsidTr="009E3A46">
        <w:trPr>
          <w:trHeight w:val="4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41C02FE5" w14:textId="77777777" w:rsidR="00A74125" w:rsidRPr="00CD2481" w:rsidRDefault="00A74125" w:rsidP="00A7412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Header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04FA4587" w14:textId="77777777" w:rsidR="00A74125" w:rsidRPr="00CD2481" w:rsidRDefault="00A74125" w:rsidP="00A7412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Value</w:t>
            </w:r>
          </w:p>
        </w:tc>
      </w:tr>
      <w:tr w:rsidR="00A74125" w:rsidRPr="00CD2481" w14:paraId="7B6A4C20" w14:textId="77777777" w:rsidTr="009E3A46">
        <w:trPr>
          <w:trHeight w:val="52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863A" w14:textId="77777777" w:rsidR="00A74125" w:rsidRPr="00CD2481" w:rsidRDefault="00A74125" w:rsidP="00A7412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Content-Type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0609" w14:textId="77777777" w:rsidR="00A74125" w:rsidRPr="00CD2481" w:rsidRDefault="00A74125" w:rsidP="00A7412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application/</w:t>
            </w: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json</w:t>
            </w:r>
            <w:proofErr w:type="spellEnd"/>
          </w:p>
        </w:tc>
      </w:tr>
      <w:tr w:rsidR="00A74125" w:rsidRPr="00CD2481" w14:paraId="01D37185" w14:textId="77777777" w:rsidTr="009E3A46">
        <w:trPr>
          <w:trHeight w:val="52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77085" w14:textId="77777777" w:rsidR="00A74125" w:rsidRPr="00CD2481" w:rsidRDefault="00A74125" w:rsidP="00A7412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Authorization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72C3" w14:textId="77777777" w:rsidR="00A74125" w:rsidRPr="00CD2481" w:rsidRDefault="00A74125" w:rsidP="00A7412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 xml:space="preserve">Bearer </w:t>
            </w:r>
            <w:r w:rsidRPr="00CD248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en-IN"/>
              </w:rPr>
              <w:t>&lt;JWT Token&gt;</w:t>
            </w:r>
          </w:p>
        </w:tc>
      </w:tr>
    </w:tbl>
    <w:p w14:paraId="0ACB71C6" w14:textId="77777777" w:rsidR="00A74125" w:rsidRPr="00CD2481" w:rsidRDefault="00A74125" w:rsidP="00291A1D">
      <w:pPr>
        <w:pStyle w:val="ListParagraph"/>
        <w:rPr>
          <w:rFonts w:asciiTheme="minorHAnsi" w:hAnsiTheme="minorHAnsi" w:cstheme="minorHAnsi"/>
        </w:rPr>
      </w:pPr>
    </w:p>
    <w:p w14:paraId="6B274F07" w14:textId="77777777" w:rsidR="00CA5F00" w:rsidRPr="00CD2481" w:rsidRDefault="00CA5F00" w:rsidP="00CA5F00">
      <w:pPr>
        <w:pStyle w:val="ListParagraph"/>
        <w:rPr>
          <w:rFonts w:asciiTheme="minorHAnsi" w:hAnsiTheme="minorHAnsi" w:cstheme="minorHAnsi"/>
        </w:rPr>
      </w:pPr>
    </w:p>
    <w:p w14:paraId="6F4248FE" w14:textId="3D2046E2" w:rsidR="002E128C" w:rsidRPr="00CD2481" w:rsidRDefault="00531ADB" w:rsidP="002E128C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3.1.1.1 Request:</w:t>
      </w:r>
    </w:p>
    <w:p w14:paraId="4831D0BD" w14:textId="77777777" w:rsidR="00531ADB" w:rsidRPr="00CD2481" w:rsidRDefault="00531ADB" w:rsidP="00531ADB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JSON Structure:</w:t>
      </w:r>
    </w:p>
    <w:p w14:paraId="2726E142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{</w:t>
      </w:r>
    </w:p>
    <w:p w14:paraId="199C6FF4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  "</w:t>
      </w:r>
      <w:proofErr w:type="spellStart"/>
      <w:r w:rsidRPr="00CD2481">
        <w:rPr>
          <w:rFonts w:asciiTheme="minorHAnsi" w:hAnsiTheme="minorHAnsi" w:cstheme="minorHAnsi"/>
          <w:b/>
          <w:bCs/>
        </w:rPr>
        <w:t>firstName</w:t>
      </w:r>
      <w:proofErr w:type="spellEnd"/>
      <w:r w:rsidRPr="00CD2481">
        <w:rPr>
          <w:rFonts w:asciiTheme="minorHAnsi" w:hAnsiTheme="minorHAnsi" w:cstheme="minorHAnsi"/>
          <w:b/>
          <w:bCs/>
        </w:rPr>
        <w:t>": "John",</w:t>
      </w:r>
    </w:p>
    <w:p w14:paraId="217FA85A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  "</w:t>
      </w:r>
      <w:proofErr w:type="spellStart"/>
      <w:r w:rsidRPr="00CD2481">
        <w:rPr>
          <w:rFonts w:asciiTheme="minorHAnsi" w:hAnsiTheme="minorHAnsi" w:cstheme="minorHAnsi"/>
          <w:b/>
          <w:bCs/>
        </w:rPr>
        <w:t>lastName</w:t>
      </w:r>
      <w:proofErr w:type="spellEnd"/>
      <w:r w:rsidRPr="00CD2481">
        <w:rPr>
          <w:rFonts w:asciiTheme="minorHAnsi" w:hAnsiTheme="minorHAnsi" w:cstheme="minorHAnsi"/>
          <w:b/>
          <w:bCs/>
        </w:rPr>
        <w:t>": "Doe",</w:t>
      </w:r>
    </w:p>
    <w:p w14:paraId="396A4DD3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  "</w:t>
      </w:r>
      <w:proofErr w:type="spellStart"/>
      <w:r w:rsidRPr="00CD2481">
        <w:rPr>
          <w:rFonts w:asciiTheme="minorHAnsi" w:hAnsiTheme="minorHAnsi" w:cstheme="minorHAnsi"/>
          <w:b/>
          <w:bCs/>
        </w:rPr>
        <w:t>dateOfBirth</w:t>
      </w:r>
      <w:proofErr w:type="spellEnd"/>
      <w:r w:rsidRPr="00CD2481">
        <w:rPr>
          <w:rFonts w:asciiTheme="minorHAnsi" w:hAnsiTheme="minorHAnsi" w:cstheme="minorHAnsi"/>
          <w:b/>
          <w:bCs/>
        </w:rPr>
        <w:t>": "1990-01-01",</w:t>
      </w:r>
    </w:p>
    <w:p w14:paraId="3E387C48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  "gender": "M",</w:t>
      </w:r>
    </w:p>
    <w:p w14:paraId="1804ADD3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  "email": "john.doe@mail.com",</w:t>
      </w:r>
    </w:p>
    <w:p w14:paraId="068D3F10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  "phone": "9876543210"</w:t>
      </w:r>
    </w:p>
    <w:p w14:paraId="2C27DF66" w14:textId="24C3C48A" w:rsidR="007B77A5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}</w:t>
      </w:r>
    </w:p>
    <w:p w14:paraId="0F326F65" w14:textId="77777777" w:rsidR="009B14E6" w:rsidRPr="00CD2481" w:rsidRDefault="009B14E6" w:rsidP="009B14E6">
      <w:pPr>
        <w:pStyle w:val="ListParagraph"/>
        <w:ind w:left="1440"/>
        <w:rPr>
          <w:rFonts w:asciiTheme="minorHAnsi" w:hAnsiTheme="minorHAnsi" w:cstheme="minorHAnsi"/>
          <w:b/>
          <w:bCs/>
        </w:rPr>
      </w:pPr>
    </w:p>
    <w:p w14:paraId="2F8CC3D3" w14:textId="46413DE2" w:rsidR="007B77A5" w:rsidRPr="00CD2481" w:rsidRDefault="007B77A5" w:rsidP="00531ADB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Description of JSON Structure:</w:t>
      </w:r>
    </w:p>
    <w:tbl>
      <w:tblPr>
        <w:tblW w:w="8820" w:type="dxa"/>
        <w:tblInd w:w="805" w:type="dxa"/>
        <w:tblLook w:val="04A0" w:firstRow="1" w:lastRow="0" w:firstColumn="1" w:lastColumn="0" w:noHBand="0" w:noVBand="1"/>
      </w:tblPr>
      <w:tblGrid>
        <w:gridCol w:w="1395"/>
        <w:gridCol w:w="7425"/>
      </w:tblGrid>
      <w:tr w:rsidR="009D3F5C" w:rsidRPr="00CD2481" w14:paraId="12AB1695" w14:textId="77777777" w:rsidTr="00E77B39">
        <w:trPr>
          <w:trHeight w:val="30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22BCF699" w14:textId="77777777" w:rsidR="009D3F5C" w:rsidRPr="00CD2481" w:rsidRDefault="009D3F5C" w:rsidP="009D3F5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7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464CFDA2" w14:textId="77777777" w:rsidR="009D3F5C" w:rsidRPr="00CD2481" w:rsidRDefault="009D3F5C" w:rsidP="009D3F5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9D3F5C" w:rsidRPr="00CD2481" w14:paraId="533F96EF" w14:textId="77777777" w:rsidTr="00E77B39">
        <w:trPr>
          <w:trHeight w:val="269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06BA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firstName</w:t>
            </w:r>
            <w:proofErr w:type="spellEnd"/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FB0B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Patient first name (Required)</w:t>
            </w:r>
          </w:p>
        </w:tc>
      </w:tr>
      <w:tr w:rsidR="009D3F5C" w:rsidRPr="00CD2481" w14:paraId="3D4CE519" w14:textId="77777777" w:rsidTr="00E77B39">
        <w:trPr>
          <w:trHeight w:val="35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E22AB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lastName</w:t>
            </w:r>
            <w:proofErr w:type="spellEnd"/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4DDC6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Patient last name (Required)</w:t>
            </w:r>
          </w:p>
        </w:tc>
      </w:tr>
      <w:tr w:rsidR="009D3F5C" w:rsidRPr="00CD2481" w14:paraId="77B1F3C3" w14:textId="77777777" w:rsidTr="00E77B39">
        <w:trPr>
          <w:trHeight w:val="26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DC6C6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dateOfBirth</w:t>
            </w:r>
            <w:proofErr w:type="spellEnd"/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79D7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Date of birth in YYYY-MM-DD (Required)</w:t>
            </w:r>
          </w:p>
        </w:tc>
      </w:tr>
      <w:tr w:rsidR="009D3F5C" w:rsidRPr="00CD2481" w14:paraId="073FFA2A" w14:textId="77777777" w:rsidTr="00E77B39">
        <w:trPr>
          <w:trHeight w:val="341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64B3" w14:textId="7FF1AB48" w:rsidR="009D3F5C" w:rsidRPr="00CD2481" w:rsidRDefault="00E50DA9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G</w:t>
            </w:r>
            <w:r w:rsidR="009D3F5C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ender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C705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Gender code (Optional)</w:t>
            </w:r>
          </w:p>
        </w:tc>
      </w:tr>
      <w:tr w:rsidR="009D3F5C" w:rsidRPr="00CD2481" w14:paraId="562B2659" w14:textId="77777777" w:rsidTr="00E77B39">
        <w:trPr>
          <w:trHeight w:val="50"/>
        </w:trPr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D90D" w14:textId="30C99819" w:rsidR="009D3F5C" w:rsidRPr="00CD2481" w:rsidRDefault="00E77B39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E</w:t>
            </w:r>
            <w:r w:rsidR="009D3F5C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mail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9F9D" w14:textId="77777777" w:rsidR="009D3F5C" w:rsidRPr="00CD2481" w:rsidRDefault="009D3F5C" w:rsidP="009D3F5C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Email address (Optional)</w:t>
            </w:r>
          </w:p>
        </w:tc>
      </w:tr>
    </w:tbl>
    <w:p w14:paraId="1A3CD835" w14:textId="77777777" w:rsidR="007B77A5" w:rsidRPr="00CD2481" w:rsidRDefault="007B77A5" w:rsidP="00531ADB">
      <w:pPr>
        <w:pStyle w:val="ListParagraph"/>
        <w:rPr>
          <w:rFonts w:asciiTheme="minorHAnsi" w:hAnsiTheme="minorHAnsi" w:cstheme="minorHAnsi"/>
        </w:rPr>
      </w:pPr>
    </w:p>
    <w:p w14:paraId="6F9A4763" w14:textId="77777777" w:rsidR="00531ADB" w:rsidRPr="00CD2481" w:rsidRDefault="00531ADB" w:rsidP="00531ADB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3.1.1.2 Response:</w:t>
      </w:r>
    </w:p>
    <w:p w14:paraId="5CF737A6" w14:textId="0CB18CCA" w:rsidR="002E128C" w:rsidRPr="00CD2481" w:rsidRDefault="00531ADB" w:rsidP="00531ADB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JSON Structure:</w:t>
      </w:r>
    </w:p>
    <w:p w14:paraId="0C82FE56" w14:textId="77777777" w:rsidR="00EB027C" w:rsidRPr="00CD2481" w:rsidRDefault="00EB027C" w:rsidP="00EB027C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{</w:t>
      </w:r>
    </w:p>
    <w:p w14:paraId="1863E842" w14:textId="77777777" w:rsidR="00EB027C" w:rsidRPr="00CD2481" w:rsidRDefault="00EB027C" w:rsidP="00EB027C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"status": "success",</w:t>
      </w:r>
    </w:p>
    <w:p w14:paraId="4BD1FC99" w14:textId="77777777" w:rsidR="00EB027C" w:rsidRPr="00CD2481" w:rsidRDefault="00EB027C" w:rsidP="00EB027C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"message": "Patient created successfully",</w:t>
      </w:r>
    </w:p>
    <w:p w14:paraId="51D46481" w14:textId="77777777" w:rsidR="00EB027C" w:rsidRPr="00CD2481" w:rsidRDefault="00EB027C" w:rsidP="00EB027C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"data": {</w:t>
      </w:r>
    </w:p>
    <w:p w14:paraId="5C208A6B" w14:textId="77777777" w:rsidR="00EB027C" w:rsidRPr="00CD2481" w:rsidRDefault="00EB027C" w:rsidP="00EB027C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</w:t>
      </w:r>
      <w:proofErr w:type="spellStart"/>
      <w:r w:rsidRPr="00CD2481">
        <w:rPr>
          <w:rFonts w:asciiTheme="minorHAnsi" w:hAnsiTheme="minorHAnsi" w:cstheme="minorHAnsi"/>
        </w:rPr>
        <w:t>patientId</w:t>
      </w:r>
      <w:proofErr w:type="spellEnd"/>
      <w:r w:rsidRPr="00CD2481">
        <w:rPr>
          <w:rFonts w:asciiTheme="minorHAnsi" w:hAnsiTheme="minorHAnsi" w:cstheme="minorHAnsi"/>
        </w:rPr>
        <w:t>": "uuid-12345"</w:t>
      </w:r>
    </w:p>
    <w:p w14:paraId="676B17BD" w14:textId="77777777" w:rsidR="00EB027C" w:rsidRPr="00CD2481" w:rsidRDefault="00EB027C" w:rsidP="00EB027C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}</w:t>
      </w:r>
    </w:p>
    <w:p w14:paraId="1271E0B6" w14:textId="5F34B991" w:rsidR="00A746F1" w:rsidRPr="00CD2481" w:rsidRDefault="00EB027C" w:rsidP="00531ADB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}</w:t>
      </w:r>
      <w:r w:rsidR="00A746F1" w:rsidRPr="00CD2481">
        <w:rPr>
          <w:rFonts w:asciiTheme="minorHAnsi" w:hAnsiTheme="minorHAnsi" w:cstheme="minorHAnsi"/>
        </w:rPr>
        <w:tab/>
      </w:r>
    </w:p>
    <w:p w14:paraId="6AA3425E" w14:textId="77777777" w:rsidR="000B7AD0" w:rsidRPr="00CD2481" w:rsidRDefault="000B7AD0" w:rsidP="000B7AD0">
      <w:pPr>
        <w:ind w:firstLine="72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Description of JSON Structure:</w:t>
      </w:r>
    </w:p>
    <w:tbl>
      <w:tblPr>
        <w:tblW w:w="8820" w:type="dxa"/>
        <w:tblInd w:w="715" w:type="dxa"/>
        <w:tblLook w:val="04A0" w:firstRow="1" w:lastRow="0" w:firstColumn="1" w:lastColumn="0" w:noHBand="0" w:noVBand="1"/>
      </w:tblPr>
      <w:tblGrid>
        <w:gridCol w:w="2340"/>
        <w:gridCol w:w="6480"/>
      </w:tblGrid>
      <w:tr w:rsidR="00DE1F93" w:rsidRPr="00CD2481" w14:paraId="2F6190E8" w14:textId="77777777" w:rsidTr="00DE1F93">
        <w:trPr>
          <w:trHeight w:val="52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7BE7CFC7" w14:textId="77777777" w:rsidR="00DE1F93" w:rsidRPr="00CD2481" w:rsidRDefault="00DE1F93" w:rsidP="00DE1F93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071AEF78" w14:textId="77777777" w:rsidR="00DE1F93" w:rsidRPr="00CD2481" w:rsidRDefault="00DE1F93" w:rsidP="00DE1F93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DE1F93" w:rsidRPr="00CD2481" w14:paraId="0A8EDE1A" w14:textId="77777777" w:rsidTr="00DE1F93">
        <w:trPr>
          <w:trHeight w:val="52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E49B" w14:textId="0875E733" w:rsidR="00DE1F93" w:rsidRPr="00CD2481" w:rsidRDefault="00E50DA9" w:rsidP="00DE1F93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S</w:t>
            </w:r>
            <w:r w:rsidR="00DE1F93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tatus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DD5C" w14:textId="77777777" w:rsidR="00DE1F93" w:rsidRPr="00CD2481" w:rsidRDefault="00DE1F93" w:rsidP="00DE1F93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API execution status</w:t>
            </w:r>
          </w:p>
        </w:tc>
      </w:tr>
      <w:tr w:rsidR="00DE1F93" w:rsidRPr="00CD2481" w14:paraId="236DFA97" w14:textId="77777777" w:rsidTr="00DE1F93">
        <w:trPr>
          <w:trHeight w:val="52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5075" w14:textId="7C3F04CD" w:rsidR="00DE1F93" w:rsidRPr="00CD2481" w:rsidRDefault="00E50DA9" w:rsidP="00DE1F93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M</w:t>
            </w:r>
            <w:r w:rsidR="00DE1F93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essage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5725" w14:textId="77777777" w:rsidR="00DE1F93" w:rsidRPr="00CD2481" w:rsidRDefault="00DE1F93" w:rsidP="00DE1F93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Response message</w:t>
            </w:r>
          </w:p>
        </w:tc>
      </w:tr>
      <w:tr w:rsidR="00DE1F93" w:rsidRPr="00CD2481" w14:paraId="183BAD99" w14:textId="77777777" w:rsidTr="00DE1F93">
        <w:trPr>
          <w:trHeight w:val="52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25A8" w14:textId="77777777" w:rsidR="00DE1F93" w:rsidRPr="00CD2481" w:rsidRDefault="00DE1F93" w:rsidP="00DE1F93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proofErr w:type="gram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data.patientId</w:t>
            </w:r>
            <w:proofErr w:type="spellEnd"/>
            <w:proofErr w:type="gramEnd"/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7DB7" w14:textId="77777777" w:rsidR="00DE1F93" w:rsidRPr="00CD2481" w:rsidRDefault="00DE1F93" w:rsidP="00DE1F93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Unique patient identifier</w:t>
            </w:r>
          </w:p>
        </w:tc>
      </w:tr>
    </w:tbl>
    <w:p w14:paraId="5E7ED4DE" w14:textId="77777777" w:rsidR="002E128C" w:rsidRPr="00CD2481" w:rsidRDefault="002E128C" w:rsidP="005866F1">
      <w:pPr>
        <w:pStyle w:val="ListParagraph"/>
        <w:rPr>
          <w:rFonts w:asciiTheme="minorHAnsi" w:hAnsiTheme="minorHAnsi" w:cstheme="minorHAnsi"/>
          <w:b/>
          <w:bCs/>
          <w:u w:val="single"/>
        </w:rPr>
      </w:pPr>
    </w:p>
    <w:p w14:paraId="3DEEDBE4" w14:textId="7DF2788F" w:rsidR="002C5D1F" w:rsidRPr="00CD2481" w:rsidRDefault="00CA044F" w:rsidP="00CA044F">
      <w:pPr>
        <w:pStyle w:val="ListParagraph"/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Processing Steps:</w:t>
      </w:r>
    </w:p>
    <w:p w14:paraId="502A78FC" w14:textId="4FDCBD58" w:rsidR="002C5D1F" w:rsidRPr="00CD2481" w:rsidRDefault="002C5D1F" w:rsidP="0048119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u w:val="single"/>
        </w:rPr>
      </w:pPr>
      <w:r w:rsidRPr="00CD2481">
        <w:rPr>
          <w:rFonts w:asciiTheme="minorHAnsi" w:hAnsiTheme="minorHAnsi" w:cstheme="minorHAnsi"/>
          <w:u w:val="single"/>
        </w:rPr>
        <w:lastRenderedPageBreak/>
        <w:t>Validate mandatory fields (</w:t>
      </w:r>
      <w:proofErr w:type="spellStart"/>
      <w:r w:rsidRPr="00CD2481">
        <w:rPr>
          <w:rFonts w:asciiTheme="minorHAnsi" w:hAnsiTheme="minorHAnsi" w:cstheme="minorHAnsi"/>
          <w:u w:val="single"/>
        </w:rPr>
        <w:t>firstName</w:t>
      </w:r>
      <w:proofErr w:type="spellEnd"/>
      <w:r w:rsidRPr="00CD2481">
        <w:rPr>
          <w:rFonts w:asciiTheme="minorHAnsi" w:hAnsiTheme="minorHAnsi" w:cstheme="minorHAnsi"/>
          <w:u w:val="single"/>
        </w:rPr>
        <w:t xml:space="preserve">, </w:t>
      </w:r>
      <w:proofErr w:type="spellStart"/>
      <w:r w:rsidRPr="00CD2481">
        <w:rPr>
          <w:rFonts w:asciiTheme="minorHAnsi" w:hAnsiTheme="minorHAnsi" w:cstheme="minorHAnsi"/>
          <w:u w:val="single"/>
        </w:rPr>
        <w:t>lastName</w:t>
      </w:r>
      <w:proofErr w:type="spellEnd"/>
      <w:r w:rsidRPr="00CD2481">
        <w:rPr>
          <w:rFonts w:asciiTheme="minorHAnsi" w:hAnsiTheme="minorHAnsi" w:cstheme="minorHAnsi"/>
          <w:u w:val="single"/>
        </w:rPr>
        <w:t xml:space="preserve">, DOB) </w:t>
      </w:r>
    </w:p>
    <w:p w14:paraId="087036BD" w14:textId="31C0BE0F" w:rsidR="002C5D1F" w:rsidRPr="00CD2481" w:rsidRDefault="002C5D1F" w:rsidP="0048119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u w:val="single"/>
        </w:rPr>
      </w:pPr>
      <w:r w:rsidRPr="00CD2481">
        <w:rPr>
          <w:rFonts w:asciiTheme="minorHAnsi" w:hAnsiTheme="minorHAnsi" w:cstheme="minorHAnsi"/>
          <w:u w:val="single"/>
        </w:rPr>
        <w:t xml:space="preserve">Check for duplicate patient (email/ID) </w:t>
      </w:r>
    </w:p>
    <w:p w14:paraId="53F0A64F" w14:textId="4A4809A2" w:rsidR="002C5D1F" w:rsidRPr="00CD2481" w:rsidRDefault="002C5D1F" w:rsidP="0048119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u w:val="single"/>
        </w:rPr>
      </w:pPr>
      <w:r w:rsidRPr="00CD2481">
        <w:rPr>
          <w:rFonts w:asciiTheme="minorHAnsi" w:hAnsiTheme="minorHAnsi" w:cstheme="minorHAnsi"/>
          <w:u w:val="single"/>
        </w:rPr>
        <w:t xml:space="preserve">Generate unique patient ID </w:t>
      </w:r>
    </w:p>
    <w:p w14:paraId="522900A3" w14:textId="48A670EE" w:rsidR="002C5D1F" w:rsidRPr="00CD2481" w:rsidRDefault="002C5D1F" w:rsidP="0048119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u w:val="single"/>
        </w:rPr>
      </w:pPr>
      <w:r w:rsidRPr="00CD2481">
        <w:rPr>
          <w:rFonts w:asciiTheme="minorHAnsi" w:hAnsiTheme="minorHAnsi" w:cstheme="minorHAnsi"/>
          <w:u w:val="single"/>
        </w:rPr>
        <w:t xml:space="preserve">Persist data in Patient DB </w:t>
      </w:r>
    </w:p>
    <w:p w14:paraId="0A0A4230" w14:textId="34473593" w:rsidR="002C5D1F" w:rsidRPr="00CD2481" w:rsidRDefault="002C5D1F" w:rsidP="0048119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u w:val="single"/>
        </w:rPr>
      </w:pPr>
      <w:r w:rsidRPr="00CD2481">
        <w:rPr>
          <w:rFonts w:asciiTheme="minorHAnsi" w:hAnsiTheme="minorHAnsi" w:cstheme="minorHAnsi"/>
          <w:u w:val="single"/>
        </w:rPr>
        <w:t>Publish event (</w:t>
      </w:r>
      <w:proofErr w:type="spellStart"/>
      <w:r w:rsidRPr="00CD2481">
        <w:rPr>
          <w:rFonts w:asciiTheme="minorHAnsi" w:hAnsiTheme="minorHAnsi" w:cstheme="minorHAnsi"/>
          <w:u w:val="single"/>
        </w:rPr>
        <w:t>PatientCreated</w:t>
      </w:r>
      <w:proofErr w:type="spellEnd"/>
      <w:r w:rsidRPr="00CD2481">
        <w:rPr>
          <w:rFonts w:asciiTheme="minorHAnsi" w:hAnsiTheme="minorHAnsi" w:cstheme="minorHAnsi"/>
          <w:u w:val="single"/>
        </w:rPr>
        <w:t xml:space="preserve">) </w:t>
      </w:r>
    </w:p>
    <w:p w14:paraId="0B9E11BD" w14:textId="6458863B" w:rsidR="002C5D1F" w:rsidRPr="00CD2481" w:rsidRDefault="002C5D1F" w:rsidP="0048119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u w:val="single"/>
        </w:rPr>
        <w:t>Return success response</w:t>
      </w:r>
    </w:p>
    <w:p w14:paraId="21875FA4" w14:textId="77777777" w:rsidR="00CA044F" w:rsidRPr="00CD2481" w:rsidRDefault="00CA044F" w:rsidP="005866F1">
      <w:pPr>
        <w:pStyle w:val="ListParagraph"/>
        <w:rPr>
          <w:rFonts w:asciiTheme="minorHAnsi" w:hAnsiTheme="minorHAnsi" w:cstheme="minorHAnsi"/>
          <w:b/>
          <w:bCs/>
          <w:u w:val="single"/>
        </w:rPr>
      </w:pPr>
    </w:p>
    <w:p w14:paraId="4B7E7CDE" w14:textId="4688A281" w:rsidR="00224294" w:rsidRPr="00CD2481" w:rsidRDefault="00224294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Patient Create</w:t>
      </w:r>
      <w:r w:rsidR="001C19CF" w:rsidRPr="00CD2481">
        <w:rPr>
          <w:rFonts w:asciiTheme="minorHAnsi" w:hAnsiTheme="minorHAnsi" w:cstheme="minorHAnsi"/>
          <w:b/>
          <w:bCs/>
          <w:u w:val="single"/>
        </w:rPr>
        <w:t xml:space="preserve"> </w:t>
      </w:r>
      <w:ins w:id="22" w:author="Microsoft Word" w:date="2026-05-26T06:34:00Z" w16du:dateUtc="2026-05-26T01:04:00Z">
        <w:r w:rsidR="00583AE7" w:rsidRPr="00CD2481">
          <w:rPr>
            <w:rFonts w:asciiTheme="minorHAnsi" w:hAnsiTheme="minorHAnsi" w:cstheme="minorHAnsi"/>
            <w:b/>
            <w:bCs/>
            <w:color w:val="000000" w:themeColor="text1"/>
            <w:u w:val="single"/>
          </w:rPr>
          <w:t>Fetch</w:t>
        </w:r>
      </w:ins>
      <w:r w:rsidRPr="00CD2481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  <w:r w:rsidRPr="00CD2481">
        <w:rPr>
          <w:rFonts w:asciiTheme="minorHAnsi" w:hAnsiTheme="minorHAnsi" w:cstheme="minorHAnsi"/>
          <w:b/>
          <w:bCs/>
          <w:u w:val="single"/>
        </w:rPr>
        <w:t>API</w:t>
      </w:r>
    </w:p>
    <w:p w14:paraId="6DD12966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UAT Base URL: https://uat-api.healthcare.com</w:t>
      </w:r>
    </w:p>
    <w:p w14:paraId="0C2E0ECA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Prod Base URL: https://api.healthcare.com</w:t>
      </w:r>
    </w:p>
    <w:p w14:paraId="5DFA220A" w14:textId="56F3493A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URI: </w:t>
      </w:r>
      <w:r w:rsidR="001C19CF" w:rsidRPr="00CD2481">
        <w:rPr>
          <w:rFonts w:asciiTheme="minorHAnsi" w:hAnsiTheme="minorHAnsi" w:cstheme="minorHAnsi"/>
        </w:rPr>
        <w:t>/</w:t>
      </w:r>
      <w:proofErr w:type="spellStart"/>
      <w:r w:rsidR="001C19CF" w:rsidRPr="00CD2481">
        <w:rPr>
          <w:rFonts w:asciiTheme="minorHAnsi" w:hAnsiTheme="minorHAnsi" w:cstheme="minorHAnsi"/>
        </w:rPr>
        <w:t>api</w:t>
      </w:r>
      <w:proofErr w:type="spellEnd"/>
      <w:r w:rsidR="001C19CF" w:rsidRPr="00CD2481">
        <w:rPr>
          <w:rFonts w:asciiTheme="minorHAnsi" w:hAnsiTheme="minorHAnsi" w:cstheme="minorHAnsi"/>
        </w:rPr>
        <w:t>/v1/patients/{id}</w:t>
      </w:r>
    </w:p>
    <w:p w14:paraId="5FF8BE7C" w14:textId="3C22B541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HTTP Method: </w:t>
      </w:r>
      <w:r w:rsidR="007B18E3" w:rsidRPr="00CD2481">
        <w:rPr>
          <w:rFonts w:asciiTheme="minorHAnsi" w:hAnsiTheme="minorHAnsi" w:cstheme="minorHAnsi"/>
        </w:rPr>
        <w:t>GET</w:t>
      </w:r>
    </w:p>
    <w:p w14:paraId="64B0879E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HTTP Header:</w:t>
      </w:r>
    </w:p>
    <w:tbl>
      <w:tblPr>
        <w:tblW w:w="8550" w:type="dxa"/>
        <w:tblInd w:w="715" w:type="dxa"/>
        <w:tblLook w:val="04A0" w:firstRow="1" w:lastRow="0" w:firstColumn="1" w:lastColumn="0" w:noHBand="0" w:noVBand="1"/>
      </w:tblPr>
      <w:tblGrid>
        <w:gridCol w:w="3240"/>
        <w:gridCol w:w="5310"/>
      </w:tblGrid>
      <w:tr w:rsidR="00482559" w:rsidRPr="00CD2481" w14:paraId="5C902EB9" w14:textId="77777777" w:rsidTr="0031468B">
        <w:trPr>
          <w:trHeight w:val="4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634F99CE" w14:textId="77777777" w:rsidR="00482559" w:rsidRPr="00CD2481" w:rsidRDefault="00482559" w:rsidP="0031468B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Header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7FCC52C4" w14:textId="77777777" w:rsidR="00482559" w:rsidRPr="00CD2481" w:rsidRDefault="00482559" w:rsidP="0031468B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Value</w:t>
            </w:r>
          </w:p>
        </w:tc>
      </w:tr>
      <w:tr w:rsidR="00482559" w:rsidRPr="00CD2481" w14:paraId="0CC65CD0" w14:textId="77777777" w:rsidTr="0031468B">
        <w:trPr>
          <w:trHeight w:val="52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636C" w14:textId="77777777" w:rsidR="00482559" w:rsidRPr="00CD2481" w:rsidRDefault="00482559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Content-Type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F581" w14:textId="77777777" w:rsidR="00482559" w:rsidRPr="00CD2481" w:rsidRDefault="00482559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application/</w:t>
            </w: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json</w:t>
            </w:r>
            <w:proofErr w:type="spellEnd"/>
          </w:p>
        </w:tc>
      </w:tr>
      <w:tr w:rsidR="00482559" w:rsidRPr="00CD2481" w14:paraId="5C67CE12" w14:textId="77777777" w:rsidTr="0031468B">
        <w:trPr>
          <w:trHeight w:val="52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35049" w14:textId="77777777" w:rsidR="00482559" w:rsidRPr="00CD2481" w:rsidRDefault="00482559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Authorization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C741" w14:textId="77777777" w:rsidR="00482559" w:rsidRPr="00CD2481" w:rsidRDefault="00482559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 xml:space="preserve">Bearer </w:t>
            </w:r>
            <w:r w:rsidRPr="00CD248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en-IN"/>
              </w:rPr>
              <w:t>&lt;JWT Token&gt;</w:t>
            </w:r>
          </w:p>
        </w:tc>
      </w:tr>
    </w:tbl>
    <w:p w14:paraId="155970FE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297"/>
      </w:tblGrid>
      <w:tr w:rsidR="00B95EE3" w:rsidRPr="00CD2481" w14:paraId="7BDA4152" w14:textId="77777777" w:rsidTr="00D16943">
        <w:tc>
          <w:tcPr>
            <w:tcW w:w="4591" w:type="dxa"/>
            <w:shd w:val="clear" w:color="auto" w:fill="548DD4" w:themeFill="text2" w:themeFillTint="99"/>
          </w:tcPr>
          <w:p w14:paraId="26AB445E" w14:textId="61EF7ABC" w:rsidR="00B95EE3" w:rsidRPr="00CD2481" w:rsidRDefault="00B95EE3" w:rsidP="0048255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4591" w:type="dxa"/>
            <w:shd w:val="clear" w:color="auto" w:fill="548DD4" w:themeFill="text2" w:themeFillTint="99"/>
          </w:tcPr>
          <w:p w14:paraId="136A9B73" w14:textId="732B1B45" w:rsidR="00B95EE3" w:rsidRPr="00CD2481" w:rsidRDefault="00B95EE3" w:rsidP="0048255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Description</w:t>
            </w:r>
          </w:p>
        </w:tc>
      </w:tr>
      <w:tr w:rsidR="00B95EE3" w:rsidRPr="00CD2481" w14:paraId="24E1F321" w14:textId="77777777" w:rsidTr="00B95EE3">
        <w:tc>
          <w:tcPr>
            <w:tcW w:w="4591" w:type="dxa"/>
          </w:tcPr>
          <w:p w14:paraId="7F08EFFB" w14:textId="53FE6E5D" w:rsidR="00B95EE3" w:rsidRPr="00CD2481" w:rsidRDefault="00634C77" w:rsidP="0048255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I</w:t>
            </w:r>
            <w:r w:rsidR="00B95EE3" w:rsidRPr="00CD2481">
              <w:rPr>
                <w:rFonts w:asciiTheme="minorHAnsi" w:hAnsiTheme="minorHAnsi" w:cstheme="minorHAnsi"/>
              </w:rPr>
              <w:t>d</w:t>
            </w:r>
          </w:p>
        </w:tc>
        <w:tc>
          <w:tcPr>
            <w:tcW w:w="4591" w:type="dxa"/>
          </w:tcPr>
          <w:p w14:paraId="14EB6081" w14:textId="702A3D01" w:rsidR="00B95EE3" w:rsidRPr="00CD2481" w:rsidRDefault="00B03D5E" w:rsidP="00482559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</w:rPr>
              <w:t>Patient identifier(required)</w:t>
            </w:r>
          </w:p>
        </w:tc>
      </w:tr>
    </w:tbl>
    <w:p w14:paraId="23507BB2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</w:p>
    <w:p w14:paraId="61A610B6" w14:textId="23937396" w:rsidR="00482559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3.1.2.1 Request:</w:t>
      </w:r>
    </w:p>
    <w:p w14:paraId="3ADC0709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JSON Structure:</w:t>
      </w:r>
    </w:p>
    <w:p w14:paraId="7AB4F9BA" w14:textId="77777777" w:rsidR="00482559" w:rsidRPr="00CD2481" w:rsidRDefault="00482559" w:rsidP="00482559">
      <w:pPr>
        <w:pStyle w:val="ListParagraph"/>
        <w:ind w:left="1440"/>
        <w:rPr>
          <w:rFonts w:asciiTheme="minorHAnsi" w:hAnsiTheme="minorHAnsi" w:cstheme="minorHAnsi"/>
          <w:b/>
          <w:bCs/>
        </w:rPr>
      </w:pPr>
    </w:p>
    <w:p w14:paraId="0BDD5B5F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Description of JSON Structure:</w:t>
      </w:r>
    </w:p>
    <w:p w14:paraId="6222555B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</w:rPr>
      </w:pPr>
    </w:p>
    <w:p w14:paraId="5A3161B8" w14:textId="224A7E13" w:rsidR="00482559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3.1.2.2 Response:</w:t>
      </w:r>
    </w:p>
    <w:p w14:paraId="337EABA2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JSON Structure:</w:t>
      </w:r>
    </w:p>
    <w:p w14:paraId="58C9DDFE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{</w:t>
      </w:r>
    </w:p>
    <w:p w14:paraId="535632E3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"status": "success",</w:t>
      </w:r>
    </w:p>
    <w:p w14:paraId="2CEB1199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"data": {</w:t>
      </w:r>
    </w:p>
    <w:p w14:paraId="510ED9F8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</w:t>
      </w:r>
      <w:proofErr w:type="spellStart"/>
      <w:r w:rsidRPr="00CD2481">
        <w:rPr>
          <w:rFonts w:asciiTheme="minorHAnsi" w:hAnsiTheme="minorHAnsi" w:cstheme="minorHAnsi"/>
        </w:rPr>
        <w:t>patientId</w:t>
      </w:r>
      <w:proofErr w:type="spellEnd"/>
      <w:r w:rsidRPr="00CD2481">
        <w:rPr>
          <w:rFonts w:asciiTheme="minorHAnsi" w:hAnsiTheme="minorHAnsi" w:cstheme="minorHAnsi"/>
        </w:rPr>
        <w:t>": "uuid-12345",</w:t>
      </w:r>
    </w:p>
    <w:p w14:paraId="41CCF28F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</w:t>
      </w:r>
      <w:proofErr w:type="spellStart"/>
      <w:r w:rsidRPr="00CD2481">
        <w:rPr>
          <w:rFonts w:asciiTheme="minorHAnsi" w:hAnsiTheme="minorHAnsi" w:cstheme="minorHAnsi"/>
        </w:rPr>
        <w:t>firstName</w:t>
      </w:r>
      <w:proofErr w:type="spellEnd"/>
      <w:r w:rsidRPr="00CD2481">
        <w:rPr>
          <w:rFonts w:asciiTheme="minorHAnsi" w:hAnsiTheme="minorHAnsi" w:cstheme="minorHAnsi"/>
        </w:rPr>
        <w:t>": "John",</w:t>
      </w:r>
    </w:p>
    <w:p w14:paraId="6E822E44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</w:t>
      </w:r>
      <w:proofErr w:type="spellStart"/>
      <w:r w:rsidRPr="00CD2481">
        <w:rPr>
          <w:rFonts w:asciiTheme="minorHAnsi" w:hAnsiTheme="minorHAnsi" w:cstheme="minorHAnsi"/>
        </w:rPr>
        <w:t>lastName</w:t>
      </w:r>
      <w:proofErr w:type="spellEnd"/>
      <w:r w:rsidRPr="00CD2481">
        <w:rPr>
          <w:rFonts w:asciiTheme="minorHAnsi" w:hAnsiTheme="minorHAnsi" w:cstheme="minorHAnsi"/>
        </w:rPr>
        <w:t>": "Doe",</w:t>
      </w:r>
    </w:p>
    <w:p w14:paraId="1335CA23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</w:t>
      </w:r>
      <w:proofErr w:type="spellStart"/>
      <w:r w:rsidRPr="00CD2481">
        <w:rPr>
          <w:rFonts w:asciiTheme="minorHAnsi" w:hAnsiTheme="minorHAnsi" w:cstheme="minorHAnsi"/>
        </w:rPr>
        <w:t>dateOfBirth</w:t>
      </w:r>
      <w:proofErr w:type="spellEnd"/>
      <w:r w:rsidRPr="00CD2481">
        <w:rPr>
          <w:rFonts w:asciiTheme="minorHAnsi" w:hAnsiTheme="minorHAnsi" w:cstheme="minorHAnsi"/>
        </w:rPr>
        <w:t>": "1990-01-01",</w:t>
      </w:r>
    </w:p>
    <w:p w14:paraId="119855B1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"gender": "M",</w:t>
      </w:r>
    </w:p>
    <w:p w14:paraId="1C1C2AE3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"email": "john.doe@mail.com",</w:t>
      </w:r>
    </w:p>
    <w:p w14:paraId="7FA61A28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   "phone": "9876543210"</w:t>
      </w:r>
    </w:p>
    <w:p w14:paraId="22466C9D" w14:textId="77777777" w:rsidR="00884049" w:rsidRPr="00CD2481" w:rsidRDefault="00884049" w:rsidP="0088404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}</w:t>
      </w:r>
    </w:p>
    <w:p w14:paraId="2E614A2B" w14:textId="7AFD2986" w:rsidR="00482559" w:rsidRPr="00CD2481" w:rsidRDefault="00884049" w:rsidP="00482559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}</w:t>
      </w:r>
    </w:p>
    <w:p w14:paraId="656728F6" w14:textId="77777777" w:rsidR="00482559" w:rsidRPr="00CD2481" w:rsidRDefault="00482559" w:rsidP="00482559">
      <w:pPr>
        <w:ind w:firstLine="72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Description of JSON Structure:</w:t>
      </w:r>
    </w:p>
    <w:tbl>
      <w:tblPr>
        <w:tblW w:w="8460" w:type="dxa"/>
        <w:tblInd w:w="805" w:type="dxa"/>
        <w:tblLook w:val="04A0" w:firstRow="1" w:lastRow="0" w:firstColumn="1" w:lastColumn="0" w:noHBand="0" w:noVBand="1"/>
      </w:tblPr>
      <w:tblGrid>
        <w:gridCol w:w="2340"/>
        <w:gridCol w:w="6120"/>
      </w:tblGrid>
      <w:tr w:rsidR="009631FA" w:rsidRPr="00CD2481" w14:paraId="1F5D9435" w14:textId="77777777" w:rsidTr="009631FA">
        <w:trPr>
          <w:trHeight w:val="27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141BA838" w14:textId="77777777" w:rsidR="009631FA" w:rsidRPr="00CD2481" w:rsidRDefault="009631FA" w:rsidP="009631FA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04111BA1" w14:textId="77777777" w:rsidR="009631FA" w:rsidRPr="00CD2481" w:rsidRDefault="009631FA" w:rsidP="009631FA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</w:tr>
      <w:tr w:rsidR="009631FA" w:rsidRPr="00CD2481" w14:paraId="762DAA7A" w14:textId="77777777" w:rsidTr="009631FA">
        <w:trPr>
          <w:trHeight w:val="33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B68E1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patientId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35F59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Unique patient ID</w:t>
            </w:r>
          </w:p>
        </w:tc>
      </w:tr>
      <w:tr w:rsidR="009631FA" w:rsidRPr="00CD2481" w14:paraId="17C183AF" w14:textId="77777777" w:rsidTr="009631FA">
        <w:trPr>
          <w:trHeight w:val="37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1FFA8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firstName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BB40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Patient first name</w:t>
            </w:r>
          </w:p>
        </w:tc>
      </w:tr>
      <w:tr w:rsidR="009631FA" w:rsidRPr="00CD2481" w14:paraId="2220B84C" w14:textId="77777777" w:rsidTr="009631FA">
        <w:trPr>
          <w:trHeight w:val="34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86BF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lastName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33BE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Patient last name</w:t>
            </w:r>
          </w:p>
        </w:tc>
      </w:tr>
      <w:tr w:rsidR="009631FA" w:rsidRPr="00CD2481" w14:paraId="545A0643" w14:textId="77777777" w:rsidTr="009631FA">
        <w:trPr>
          <w:trHeight w:val="34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AFEE5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80E1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DOB</w:t>
            </w:r>
          </w:p>
        </w:tc>
      </w:tr>
      <w:tr w:rsidR="009631FA" w:rsidRPr="00CD2481" w14:paraId="54A3E4DF" w14:textId="77777777" w:rsidTr="009631FA">
        <w:trPr>
          <w:trHeight w:val="34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F1FF8" w14:textId="24D0968C" w:rsidR="009631FA" w:rsidRPr="00CD2481" w:rsidRDefault="000030F1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lastRenderedPageBreak/>
              <w:t>G</w:t>
            </w:r>
            <w:r w:rsidR="009631FA"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ender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A2897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Gender</w:t>
            </w:r>
          </w:p>
        </w:tc>
      </w:tr>
      <w:tr w:rsidR="009631FA" w:rsidRPr="00CD2481" w14:paraId="0F8DA861" w14:textId="77777777" w:rsidTr="009631FA">
        <w:trPr>
          <w:trHeight w:val="34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2BCF" w14:textId="4C580C6B" w:rsidR="009631FA" w:rsidRPr="00CD2481" w:rsidRDefault="000030F1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E</w:t>
            </w:r>
            <w:r w:rsidR="009631FA"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mail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7425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Email</w:t>
            </w:r>
          </w:p>
        </w:tc>
      </w:tr>
      <w:tr w:rsidR="009631FA" w:rsidRPr="00CD2481" w14:paraId="72CC01EF" w14:textId="77777777" w:rsidTr="009631FA">
        <w:trPr>
          <w:trHeight w:val="34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4B4F" w14:textId="58E70526" w:rsidR="009631FA" w:rsidRPr="00CD2481" w:rsidRDefault="000030F1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P</w:t>
            </w:r>
            <w:r w:rsidR="009631FA"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hone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E6C6" w14:textId="77777777" w:rsidR="009631FA" w:rsidRPr="00CD2481" w:rsidRDefault="009631FA" w:rsidP="009631FA">
            <w:pPr>
              <w:spacing w:after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IN"/>
              </w:rPr>
              <w:t>Contact number</w:t>
            </w:r>
          </w:p>
        </w:tc>
      </w:tr>
    </w:tbl>
    <w:p w14:paraId="27F4B6C8" w14:textId="77777777" w:rsidR="00482559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</w:p>
    <w:p w14:paraId="741E1C7A" w14:textId="728340F6" w:rsidR="00E76651" w:rsidRPr="00CD2481" w:rsidRDefault="00482559" w:rsidP="00482559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Steps:</w:t>
      </w:r>
    </w:p>
    <w:p w14:paraId="6A43FAB7" w14:textId="02A3F148" w:rsidR="00E76651" w:rsidRPr="00CD2481" w:rsidRDefault="00E76651" w:rsidP="0048119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Validate </w:t>
      </w:r>
      <w:proofErr w:type="spellStart"/>
      <w:r w:rsidRPr="00CD2481">
        <w:rPr>
          <w:rFonts w:asciiTheme="minorHAnsi" w:hAnsiTheme="minorHAnsi" w:cstheme="minorHAnsi"/>
        </w:rPr>
        <w:t>patientId</w:t>
      </w:r>
      <w:proofErr w:type="spellEnd"/>
      <w:r w:rsidRPr="00CD2481">
        <w:rPr>
          <w:rFonts w:asciiTheme="minorHAnsi" w:hAnsiTheme="minorHAnsi" w:cstheme="minorHAnsi"/>
        </w:rPr>
        <w:t xml:space="preserve"> </w:t>
      </w:r>
    </w:p>
    <w:p w14:paraId="4CF62847" w14:textId="2849480C" w:rsidR="00E76651" w:rsidRPr="00CD2481" w:rsidRDefault="00E76651" w:rsidP="0048119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Fetch patient record from database </w:t>
      </w:r>
    </w:p>
    <w:p w14:paraId="1A7417EB" w14:textId="1E5DC210" w:rsidR="00E76651" w:rsidRPr="00CD2481" w:rsidRDefault="00E76651" w:rsidP="0048119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Apply RBAC authorization check </w:t>
      </w:r>
    </w:p>
    <w:p w14:paraId="72C649F7" w14:textId="0DEAA127" w:rsidR="00E76651" w:rsidRPr="00CD2481" w:rsidRDefault="00E76651" w:rsidP="0048119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Return patient details </w:t>
      </w:r>
    </w:p>
    <w:p w14:paraId="3C108064" w14:textId="7D3517A0" w:rsidR="00E76651" w:rsidRPr="00CD2481" w:rsidRDefault="00E76651" w:rsidP="0048119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Log access event for audit</w:t>
      </w:r>
    </w:p>
    <w:p w14:paraId="4D0F987F" w14:textId="77777777" w:rsidR="00482559" w:rsidRPr="00CD2481" w:rsidRDefault="00482559" w:rsidP="00482559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DCBDF1D" w14:textId="04BF1C9F" w:rsidR="00482559" w:rsidRPr="00CD2481" w:rsidRDefault="008D5E6E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Patient Update API</w:t>
      </w:r>
    </w:p>
    <w:p w14:paraId="05325B41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UAT Base URL: https://uat-api.healthcare.com</w:t>
      </w:r>
    </w:p>
    <w:p w14:paraId="77E38B7A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Prod Base URL: https://api.healthcare.com</w:t>
      </w:r>
    </w:p>
    <w:p w14:paraId="6F6AB05E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URI: /</w:t>
      </w:r>
      <w:proofErr w:type="spellStart"/>
      <w:r w:rsidRPr="00CD2481">
        <w:rPr>
          <w:rFonts w:asciiTheme="minorHAnsi" w:hAnsiTheme="minorHAnsi" w:cstheme="minorHAnsi"/>
        </w:rPr>
        <w:t>api</w:t>
      </w:r>
      <w:proofErr w:type="spellEnd"/>
      <w:r w:rsidRPr="00CD2481">
        <w:rPr>
          <w:rFonts w:asciiTheme="minorHAnsi" w:hAnsiTheme="minorHAnsi" w:cstheme="minorHAnsi"/>
        </w:rPr>
        <w:t>/v1/patients</w:t>
      </w:r>
    </w:p>
    <w:p w14:paraId="6AFCF976" w14:textId="225A17EA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HTTP Method: </w:t>
      </w:r>
      <w:r w:rsidR="00765863" w:rsidRPr="00CD2481">
        <w:rPr>
          <w:rFonts w:asciiTheme="minorHAnsi" w:hAnsiTheme="minorHAnsi" w:cstheme="minorHAnsi"/>
        </w:rPr>
        <w:t>POST</w:t>
      </w:r>
    </w:p>
    <w:p w14:paraId="05FB12B1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HTTP Header:</w:t>
      </w:r>
    </w:p>
    <w:tbl>
      <w:tblPr>
        <w:tblW w:w="8550" w:type="dxa"/>
        <w:tblInd w:w="715" w:type="dxa"/>
        <w:tblLook w:val="04A0" w:firstRow="1" w:lastRow="0" w:firstColumn="1" w:lastColumn="0" w:noHBand="0" w:noVBand="1"/>
      </w:tblPr>
      <w:tblGrid>
        <w:gridCol w:w="3240"/>
        <w:gridCol w:w="5310"/>
      </w:tblGrid>
      <w:tr w:rsidR="008D5E6E" w:rsidRPr="00CD2481" w14:paraId="2C36BACD" w14:textId="77777777" w:rsidTr="0031468B">
        <w:trPr>
          <w:trHeight w:val="4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0C08B64B" w14:textId="77777777" w:rsidR="008D5E6E" w:rsidRPr="00CD2481" w:rsidRDefault="008D5E6E" w:rsidP="0031468B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Header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4546123E" w14:textId="77777777" w:rsidR="008D5E6E" w:rsidRPr="00CD2481" w:rsidRDefault="008D5E6E" w:rsidP="0031468B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Value</w:t>
            </w:r>
          </w:p>
        </w:tc>
      </w:tr>
      <w:tr w:rsidR="008D5E6E" w:rsidRPr="00CD2481" w14:paraId="219A4D14" w14:textId="77777777" w:rsidTr="0031468B">
        <w:trPr>
          <w:trHeight w:val="52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21FD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Content-Type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C6BE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application/</w:t>
            </w: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json</w:t>
            </w:r>
            <w:proofErr w:type="spellEnd"/>
          </w:p>
        </w:tc>
      </w:tr>
      <w:tr w:rsidR="008D5E6E" w:rsidRPr="00CD2481" w14:paraId="6C9B38F7" w14:textId="77777777" w:rsidTr="0031468B">
        <w:trPr>
          <w:trHeight w:val="52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BBAE1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Authorization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0F93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 xml:space="preserve">Bearer </w:t>
            </w:r>
            <w:r w:rsidRPr="00CD248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en-IN"/>
              </w:rPr>
              <w:t>&lt;JWT Token&gt;</w:t>
            </w:r>
          </w:p>
        </w:tc>
      </w:tr>
    </w:tbl>
    <w:p w14:paraId="19E54F46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</w:p>
    <w:p w14:paraId="0D1EE781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</w:p>
    <w:p w14:paraId="75A406BE" w14:textId="710D4A24" w:rsidR="008D5E6E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3.1.3.1 Request:</w:t>
      </w:r>
    </w:p>
    <w:p w14:paraId="30A3A0C8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JSON Structure:</w:t>
      </w:r>
    </w:p>
    <w:p w14:paraId="040C0D93" w14:textId="77777777" w:rsidR="00E82EFE" w:rsidRPr="00CD2481" w:rsidRDefault="00E82EFE" w:rsidP="00E82EFE">
      <w:pPr>
        <w:pStyle w:val="ListParagraph"/>
        <w:ind w:left="144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{</w:t>
      </w:r>
    </w:p>
    <w:p w14:paraId="5D7185DC" w14:textId="77777777" w:rsidR="00E82EFE" w:rsidRPr="00CD2481" w:rsidRDefault="00E82EFE" w:rsidP="00E82EFE">
      <w:pPr>
        <w:pStyle w:val="ListParagraph"/>
        <w:ind w:left="144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</w:t>
      </w:r>
      <w:proofErr w:type="spellStart"/>
      <w:r w:rsidRPr="00CD2481">
        <w:rPr>
          <w:rFonts w:asciiTheme="minorHAnsi" w:hAnsiTheme="minorHAnsi" w:cstheme="minorHAnsi"/>
        </w:rPr>
        <w:t>firstName</w:t>
      </w:r>
      <w:proofErr w:type="spellEnd"/>
      <w:r w:rsidRPr="00CD2481">
        <w:rPr>
          <w:rFonts w:asciiTheme="minorHAnsi" w:hAnsiTheme="minorHAnsi" w:cstheme="minorHAnsi"/>
        </w:rPr>
        <w:t>": "John",</w:t>
      </w:r>
    </w:p>
    <w:p w14:paraId="6729315F" w14:textId="77777777" w:rsidR="00E82EFE" w:rsidRPr="00CD2481" w:rsidRDefault="00E82EFE" w:rsidP="00E82EFE">
      <w:pPr>
        <w:pStyle w:val="ListParagraph"/>
        <w:ind w:left="144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</w:t>
      </w:r>
      <w:proofErr w:type="spellStart"/>
      <w:r w:rsidRPr="00CD2481">
        <w:rPr>
          <w:rFonts w:asciiTheme="minorHAnsi" w:hAnsiTheme="minorHAnsi" w:cstheme="minorHAnsi"/>
        </w:rPr>
        <w:t>lastName</w:t>
      </w:r>
      <w:proofErr w:type="spellEnd"/>
      <w:r w:rsidRPr="00CD2481">
        <w:rPr>
          <w:rFonts w:asciiTheme="minorHAnsi" w:hAnsiTheme="minorHAnsi" w:cstheme="minorHAnsi"/>
        </w:rPr>
        <w:t>": "Smith",</w:t>
      </w:r>
    </w:p>
    <w:p w14:paraId="3257EB4B" w14:textId="77777777" w:rsidR="00E82EFE" w:rsidRPr="00CD2481" w:rsidRDefault="00E82EFE" w:rsidP="00E82EFE">
      <w:pPr>
        <w:pStyle w:val="ListParagraph"/>
        <w:ind w:left="144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"email": "john.smith@mail.com",</w:t>
      </w:r>
    </w:p>
    <w:p w14:paraId="71EA77A8" w14:textId="77777777" w:rsidR="00E82EFE" w:rsidRPr="00CD2481" w:rsidRDefault="00E82EFE" w:rsidP="00E82EFE">
      <w:pPr>
        <w:pStyle w:val="ListParagraph"/>
        <w:ind w:left="144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"phone": "9876543210"</w:t>
      </w:r>
    </w:p>
    <w:p w14:paraId="4AFD58F3" w14:textId="77777777" w:rsidR="00E82EFE" w:rsidRPr="00CD2481" w:rsidRDefault="00E82EFE" w:rsidP="00E82EFE">
      <w:pPr>
        <w:pStyle w:val="ListParagraph"/>
        <w:ind w:left="1440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}</w:t>
      </w:r>
    </w:p>
    <w:p w14:paraId="2E21F11D" w14:textId="77777777" w:rsidR="008D5E6E" w:rsidRPr="00CD2481" w:rsidRDefault="008D5E6E" w:rsidP="008D5E6E">
      <w:pPr>
        <w:pStyle w:val="ListParagraph"/>
        <w:ind w:left="1440"/>
        <w:rPr>
          <w:rFonts w:asciiTheme="minorHAnsi" w:hAnsiTheme="minorHAnsi" w:cstheme="minorHAnsi"/>
          <w:b/>
          <w:bCs/>
        </w:rPr>
      </w:pPr>
    </w:p>
    <w:p w14:paraId="672BC3F1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Description of JSON Structure:</w:t>
      </w:r>
    </w:p>
    <w:tbl>
      <w:tblPr>
        <w:tblW w:w="8460" w:type="dxa"/>
        <w:tblInd w:w="715" w:type="dxa"/>
        <w:tblLook w:val="04A0" w:firstRow="1" w:lastRow="0" w:firstColumn="1" w:lastColumn="0" w:noHBand="0" w:noVBand="1"/>
      </w:tblPr>
      <w:tblGrid>
        <w:gridCol w:w="2070"/>
        <w:gridCol w:w="6390"/>
      </w:tblGrid>
      <w:tr w:rsidR="00E22F05" w:rsidRPr="00CD2481" w14:paraId="4A3ECDC6" w14:textId="77777777" w:rsidTr="00E22F05">
        <w:trPr>
          <w:trHeight w:val="4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49933409" w14:textId="77777777" w:rsidR="00E22F05" w:rsidRPr="00CD2481" w:rsidRDefault="00E22F05" w:rsidP="00E22F0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2F402100" w14:textId="77777777" w:rsidR="00E22F05" w:rsidRPr="00CD2481" w:rsidRDefault="00E22F05" w:rsidP="00E22F0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E22F05" w:rsidRPr="00CD2481" w14:paraId="79627D43" w14:textId="77777777" w:rsidTr="00E22F05">
        <w:trPr>
          <w:trHeight w:val="4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F76C" w14:textId="77777777" w:rsidR="00E22F05" w:rsidRPr="00CD2481" w:rsidRDefault="00E22F05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firstName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8E9E9" w14:textId="77777777" w:rsidR="00E22F05" w:rsidRPr="00CD2481" w:rsidRDefault="00E22F05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Updated first name (Optional)</w:t>
            </w:r>
          </w:p>
        </w:tc>
      </w:tr>
      <w:tr w:rsidR="00E22F05" w:rsidRPr="00CD2481" w14:paraId="3F6EA04B" w14:textId="77777777" w:rsidTr="00E22F05">
        <w:trPr>
          <w:trHeight w:val="36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6993" w14:textId="77777777" w:rsidR="00E22F05" w:rsidRPr="00CD2481" w:rsidRDefault="00E22F05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lastName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1E85" w14:textId="77777777" w:rsidR="00E22F05" w:rsidRPr="00CD2481" w:rsidRDefault="00E22F05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Updated last name (Optional)</w:t>
            </w:r>
          </w:p>
        </w:tc>
      </w:tr>
      <w:tr w:rsidR="00E22F05" w:rsidRPr="00CD2481" w14:paraId="1437ECDF" w14:textId="77777777" w:rsidTr="00E22F05">
        <w:trPr>
          <w:trHeight w:val="39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83E22" w14:textId="31E097F0" w:rsidR="00E22F05" w:rsidRPr="00CD2481" w:rsidRDefault="000030F1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E</w:t>
            </w:r>
            <w:r w:rsidR="00E22F05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mail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44C81" w14:textId="77777777" w:rsidR="00E22F05" w:rsidRPr="00CD2481" w:rsidRDefault="00E22F05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Updated email (Optional)</w:t>
            </w:r>
          </w:p>
        </w:tc>
      </w:tr>
      <w:tr w:rsidR="00E22F05" w:rsidRPr="00CD2481" w14:paraId="33EBAD94" w14:textId="77777777" w:rsidTr="00E22F05">
        <w:trPr>
          <w:trHeight w:val="34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F217" w14:textId="1DE810E4" w:rsidR="00E22F05" w:rsidRPr="00CD2481" w:rsidRDefault="000030F1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P</w:t>
            </w:r>
            <w:r w:rsidR="00E22F05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hone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3659" w14:textId="77777777" w:rsidR="00E22F05" w:rsidRPr="00CD2481" w:rsidRDefault="00E22F05" w:rsidP="00E22F05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Updated phone number (Optional)</w:t>
            </w:r>
          </w:p>
        </w:tc>
      </w:tr>
    </w:tbl>
    <w:p w14:paraId="50CE19D1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</w:p>
    <w:p w14:paraId="0DC13E72" w14:textId="74FDA517" w:rsidR="008D5E6E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3.1.3.2 Response:</w:t>
      </w:r>
    </w:p>
    <w:p w14:paraId="498554E2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JSON Structure:</w:t>
      </w:r>
    </w:p>
    <w:p w14:paraId="2C8390FB" w14:textId="77777777" w:rsidR="00FD1738" w:rsidRPr="00CD2481" w:rsidRDefault="00FD1738" w:rsidP="00FD1738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{</w:t>
      </w:r>
    </w:p>
    <w:p w14:paraId="4E5DC2D3" w14:textId="77777777" w:rsidR="00FD1738" w:rsidRPr="00CD2481" w:rsidRDefault="00FD1738" w:rsidP="00FD1738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"status": "success",</w:t>
      </w:r>
    </w:p>
    <w:p w14:paraId="7E080A17" w14:textId="77777777" w:rsidR="00FD1738" w:rsidRPr="00CD2481" w:rsidRDefault="00FD1738" w:rsidP="00FD1738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 "message": "Patient updated successfully"</w:t>
      </w:r>
    </w:p>
    <w:p w14:paraId="157814B6" w14:textId="77777777" w:rsidR="00FD1738" w:rsidRPr="00CD2481" w:rsidRDefault="00FD1738" w:rsidP="00FD1738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}</w:t>
      </w:r>
    </w:p>
    <w:p w14:paraId="3ABF4370" w14:textId="6AF91AE3" w:rsidR="00FD1738" w:rsidRPr="00CD2481" w:rsidRDefault="00FD1738" w:rsidP="00FD1738">
      <w:pPr>
        <w:pStyle w:val="ListParagraph"/>
        <w:rPr>
          <w:rFonts w:asciiTheme="minorHAnsi" w:hAnsiTheme="minorHAnsi" w:cstheme="minorHAnsi"/>
        </w:rPr>
      </w:pPr>
    </w:p>
    <w:p w14:paraId="701E0C08" w14:textId="1D0A3AEE" w:rsidR="008D5E6E" w:rsidRPr="00CD2481" w:rsidRDefault="008D5E6E" w:rsidP="008D5E6E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ab/>
      </w:r>
    </w:p>
    <w:p w14:paraId="4BC07183" w14:textId="77777777" w:rsidR="008D5E6E" w:rsidRPr="00CD2481" w:rsidRDefault="008D5E6E" w:rsidP="008D5E6E">
      <w:pPr>
        <w:ind w:firstLine="720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Description of JSON Structure:</w:t>
      </w:r>
    </w:p>
    <w:tbl>
      <w:tblPr>
        <w:tblW w:w="8820" w:type="dxa"/>
        <w:tblInd w:w="715" w:type="dxa"/>
        <w:tblLook w:val="04A0" w:firstRow="1" w:lastRow="0" w:firstColumn="1" w:lastColumn="0" w:noHBand="0" w:noVBand="1"/>
      </w:tblPr>
      <w:tblGrid>
        <w:gridCol w:w="2340"/>
        <w:gridCol w:w="6480"/>
      </w:tblGrid>
      <w:tr w:rsidR="008D5E6E" w:rsidRPr="00CD2481" w14:paraId="6E12270D" w14:textId="77777777" w:rsidTr="0031468B">
        <w:trPr>
          <w:trHeight w:val="52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30CF89EE" w14:textId="77777777" w:rsidR="008D5E6E" w:rsidRPr="00CD2481" w:rsidRDefault="008D5E6E" w:rsidP="0031468B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24EB330C" w14:textId="77777777" w:rsidR="008D5E6E" w:rsidRPr="00CD2481" w:rsidRDefault="008D5E6E" w:rsidP="0031468B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8D5E6E" w:rsidRPr="00CD2481" w14:paraId="466F44F8" w14:textId="77777777" w:rsidTr="0031468B">
        <w:trPr>
          <w:trHeight w:val="52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19CE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Status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C5E3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API execution status</w:t>
            </w:r>
          </w:p>
        </w:tc>
      </w:tr>
      <w:tr w:rsidR="008D5E6E" w:rsidRPr="00CD2481" w14:paraId="632C558F" w14:textId="77777777" w:rsidTr="0031468B">
        <w:trPr>
          <w:trHeight w:val="52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BE14" w14:textId="77777777" w:rsidR="008D5E6E" w:rsidRPr="00CD2481" w:rsidRDefault="008D5E6E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Message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D2E5" w14:textId="41F3E088" w:rsidR="008D5E6E" w:rsidRPr="00CD2481" w:rsidRDefault="004B5214" w:rsidP="0031468B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Confirmation</w:t>
            </w:r>
            <w:r w:rsidR="008D5E6E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 xml:space="preserve"> message</w:t>
            </w:r>
          </w:p>
        </w:tc>
      </w:tr>
    </w:tbl>
    <w:p w14:paraId="7FD4BB3F" w14:textId="77777777" w:rsidR="008D5E6E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  <w:u w:val="single"/>
        </w:rPr>
      </w:pPr>
    </w:p>
    <w:p w14:paraId="587B63F8" w14:textId="5CCADC3E" w:rsidR="00D34FF7" w:rsidRPr="00CD2481" w:rsidRDefault="008D5E6E" w:rsidP="008D5E6E">
      <w:pPr>
        <w:pStyle w:val="ListParagraph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Steps:</w:t>
      </w:r>
    </w:p>
    <w:p w14:paraId="7FA54F5A" w14:textId="739B727F" w:rsidR="00D34FF7" w:rsidRPr="00CD2481" w:rsidRDefault="00D34FF7" w:rsidP="0048119D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Validate </w:t>
      </w:r>
      <w:proofErr w:type="spellStart"/>
      <w:r w:rsidRPr="00CD2481">
        <w:rPr>
          <w:rFonts w:asciiTheme="minorHAnsi" w:hAnsiTheme="minorHAnsi" w:cstheme="minorHAnsi"/>
        </w:rPr>
        <w:t>patientId</w:t>
      </w:r>
      <w:proofErr w:type="spellEnd"/>
      <w:r w:rsidRPr="00CD2481">
        <w:rPr>
          <w:rFonts w:asciiTheme="minorHAnsi" w:hAnsiTheme="minorHAnsi" w:cstheme="minorHAnsi"/>
        </w:rPr>
        <w:t xml:space="preserve"> </w:t>
      </w:r>
    </w:p>
    <w:p w14:paraId="03E23DFD" w14:textId="2D846BD2" w:rsidR="00D34FF7" w:rsidRPr="00CD2481" w:rsidRDefault="00D34FF7" w:rsidP="0048119D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Validate input fields (format, length) </w:t>
      </w:r>
    </w:p>
    <w:p w14:paraId="1970C3FE" w14:textId="4C293087" w:rsidR="00D34FF7" w:rsidRPr="00CD2481" w:rsidRDefault="00D34FF7" w:rsidP="0048119D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Check update permissions (RBAC) </w:t>
      </w:r>
    </w:p>
    <w:p w14:paraId="161B99C7" w14:textId="633791B1" w:rsidR="00D34FF7" w:rsidRPr="00CD2481" w:rsidRDefault="00D34FF7" w:rsidP="0048119D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Update patient record </w:t>
      </w:r>
    </w:p>
    <w:p w14:paraId="3BE72B1B" w14:textId="65DD2DA8" w:rsidR="00D34FF7" w:rsidRPr="00CD2481" w:rsidRDefault="00D34FF7" w:rsidP="0048119D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Log change in audit system </w:t>
      </w:r>
    </w:p>
    <w:p w14:paraId="2E6D6D0C" w14:textId="712D779F" w:rsidR="00D34FF7" w:rsidRPr="00CD2481" w:rsidRDefault="00D34FF7" w:rsidP="0048119D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Return success response</w:t>
      </w:r>
    </w:p>
    <w:p w14:paraId="18A82223" w14:textId="77777777" w:rsidR="008D5E6E" w:rsidRPr="00CD2481" w:rsidRDefault="008D5E6E" w:rsidP="008D5E6E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85930A2" w14:textId="302940E1" w:rsidR="00482559" w:rsidRPr="00CD2481" w:rsidRDefault="00567AD3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Consent Create API</w:t>
      </w:r>
    </w:p>
    <w:p w14:paraId="34920EC9" w14:textId="77777777" w:rsidR="00444A12" w:rsidRPr="00CD2481" w:rsidRDefault="00444A12" w:rsidP="00444A1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  <w:r w:rsidRPr="00CD2481">
        <w:rPr>
          <w:rFonts w:asciiTheme="minorHAnsi" w:hAnsiTheme="minorHAnsi" w:cstheme="minorHAnsi"/>
        </w:rPr>
        <w:br/>
      </w: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71AD9138" w14:textId="304DD285" w:rsidR="00444A12" w:rsidRPr="00CD2481" w:rsidRDefault="00444A12" w:rsidP="00444A1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br/>
      </w: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  <w:r w:rsidRPr="00CD2481">
        <w:rPr>
          <w:rFonts w:asciiTheme="minorHAnsi" w:hAnsiTheme="minorHAnsi" w:cstheme="minorHAnsi"/>
        </w:rPr>
        <w:br/>
      </w:r>
      <w:r w:rsidRPr="00CD2481">
        <w:rPr>
          <w:rFonts w:asciiTheme="minorHAnsi" w:hAnsiTheme="minorHAnsi" w:cstheme="minorHAnsi"/>
          <w:lang w:val="en-US"/>
        </w:rPr>
        <w:t>Content-Type: application/</w:t>
      </w:r>
      <w:proofErr w:type="spellStart"/>
      <w:r w:rsidRPr="00CD2481">
        <w:rPr>
          <w:rFonts w:asciiTheme="minorHAnsi" w:hAnsiTheme="minorHAnsi" w:cstheme="minorHAnsi"/>
          <w:lang w:val="en-US"/>
        </w:rPr>
        <w:t>json</w:t>
      </w:r>
      <w:proofErr w:type="spellEnd"/>
      <w:r w:rsidRPr="00CD2481">
        <w:rPr>
          <w:rFonts w:asciiTheme="minorHAnsi" w:hAnsiTheme="minorHAnsi" w:cstheme="minorHAnsi"/>
        </w:rPr>
        <w:t> </w:t>
      </w:r>
      <w:r w:rsidRPr="00CD2481">
        <w:rPr>
          <w:rFonts w:asciiTheme="minorHAnsi" w:hAnsiTheme="minorHAnsi" w:cstheme="minorHAnsi"/>
        </w:rPr>
        <w:br/>
      </w:r>
      <w:r w:rsidRPr="00CD2481">
        <w:rPr>
          <w:rFonts w:asciiTheme="minorHAnsi" w:hAnsiTheme="minorHAnsi" w:cstheme="minorHAnsi"/>
          <w:lang w:val="en-US"/>
        </w:rPr>
        <w:t>Authorization: Bearer &lt;JWT Token&gt;</w:t>
      </w:r>
      <w:r w:rsidRPr="00CD2481">
        <w:rPr>
          <w:rFonts w:asciiTheme="minorHAnsi" w:hAnsiTheme="minorHAnsi" w:cstheme="minorHAnsi"/>
        </w:rPr>
        <w:t> </w:t>
      </w:r>
    </w:p>
    <w:p w14:paraId="136C1E26" w14:textId="77777777" w:rsidR="00035B2C" w:rsidRPr="00CD2481" w:rsidRDefault="00035B2C" w:rsidP="00444A12">
      <w:pPr>
        <w:pStyle w:val="ListParagraph"/>
        <w:ind w:left="1092"/>
        <w:rPr>
          <w:rFonts w:asciiTheme="minorHAnsi" w:hAnsiTheme="minorHAnsi" w:cstheme="minorHAnsi"/>
        </w:rPr>
      </w:pPr>
    </w:p>
    <w:p w14:paraId="2AA918AA" w14:textId="77777777" w:rsidR="00444A12" w:rsidRPr="00CD2481" w:rsidRDefault="00444A12" w:rsidP="00444A1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/v1/consents</w:t>
      </w:r>
      <w:r w:rsidRPr="00CD2481">
        <w:rPr>
          <w:rFonts w:asciiTheme="minorHAnsi" w:hAnsiTheme="minorHAnsi" w:cstheme="minorHAnsi"/>
        </w:rPr>
        <w:t> </w:t>
      </w:r>
    </w:p>
    <w:p w14:paraId="34240D65" w14:textId="77777777" w:rsidR="00444A12" w:rsidRPr="00CD2481" w:rsidRDefault="00444A12" w:rsidP="00444A1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1A702E18" w14:textId="6622BB26" w:rsidR="00567AD3" w:rsidRPr="00CD2481" w:rsidRDefault="00567AD3" w:rsidP="00567AD3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192AB777" w14:textId="32D4A11A" w:rsidR="00F47B20" w:rsidRPr="00CD2481" w:rsidRDefault="00F47B20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Request</w:t>
      </w:r>
    </w:p>
    <w:p w14:paraId="1C636FA5" w14:textId="5F09F7BE" w:rsidR="0039378A" w:rsidRPr="00CD2481" w:rsidRDefault="0039378A" w:rsidP="0039378A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                </w:t>
      </w:r>
      <w:proofErr w:type="gramStart"/>
      <w:r w:rsidRPr="00CD2481">
        <w:rPr>
          <w:rFonts w:asciiTheme="minorHAnsi" w:hAnsiTheme="minorHAnsi" w:cstheme="minorHAnsi"/>
          <w:lang w:val="en-US"/>
        </w:rPr>
        <w:t>{ "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  <w:lang w:val="en-US"/>
        </w:rPr>
        <w:t>":"</w:t>
      </w:r>
      <w:proofErr w:type="spellStart"/>
      <w:r w:rsidRPr="00CD2481">
        <w:rPr>
          <w:rFonts w:asciiTheme="minorHAnsi" w:hAnsiTheme="minorHAnsi" w:cstheme="minorHAnsi"/>
          <w:lang w:val="en-US"/>
        </w:rPr>
        <w:t>uuid</w:t>
      </w:r>
      <w:proofErr w:type="spellEnd"/>
      <w:r w:rsidRPr="00CD2481">
        <w:rPr>
          <w:rFonts w:asciiTheme="minorHAnsi" w:hAnsiTheme="minorHAnsi" w:cstheme="minorHAnsi"/>
          <w:lang w:val="en-US"/>
        </w:rPr>
        <w:t>","</w:t>
      </w:r>
      <w:proofErr w:type="spellStart"/>
      <w:r w:rsidRPr="00CD2481">
        <w:rPr>
          <w:rFonts w:asciiTheme="minorHAnsi" w:hAnsiTheme="minorHAnsi" w:cstheme="minorHAnsi"/>
          <w:lang w:val="en-US"/>
        </w:rPr>
        <w:t>scope":"CARE","status":"ACTIVE</w:t>
      </w:r>
      <w:proofErr w:type="spellEnd"/>
      <w:proofErr w:type="gramStart"/>
      <w:r w:rsidRPr="00CD2481">
        <w:rPr>
          <w:rFonts w:asciiTheme="minorHAnsi" w:hAnsiTheme="minorHAnsi" w:cstheme="minorHAnsi"/>
          <w:lang w:val="en-US"/>
        </w:rPr>
        <w:t>" 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6E105238" w14:textId="6B31AA07" w:rsidR="00114D4A" w:rsidRPr="00CD2481" w:rsidRDefault="00114D4A" w:rsidP="0039378A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                   Description of Json Request</w:t>
      </w:r>
    </w:p>
    <w:tbl>
      <w:tblPr>
        <w:tblW w:w="8370" w:type="dxa"/>
        <w:tblInd w:w="1075" w:type="dxa"/>
        <w:tblLook w:val="04A0" w:firstRow="1" w:lastRow="0" w:firstColumn="1" w:lastColumn="0" w:noHBand="0" w:noVBand="1"/>
      </w:tblPr>
      <w:tblGrid>
        <w:gridCol w:w="1490"/>
        <w:gridCol w:w="6880"/>
      </w:tblGrid>
      <w:tr w:rsidR="00F47B20" w:rsidRPr="00CD2481" w14:paraId="76896E2D" w14:textId="77777777" w:rsidTr="00B6111D">
        <w:trPr>
          <w:trHeight w:val="400"/>
        </w:trPr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4390D442" w14:textId="77777777" w:rsidR="00F47B20" w:rsidRPr="00CD2481" w:rsidRDefault="00F47B20" w:rsidP="00F47B20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A4F7"/>
            <w:vAlign w:val="center"/>
            <w:hideMark/>
          </w:tcPr>
          <w:p w14:paraId="262BB9F3" w14:textId="77777777" w:rsidR="00F47B20" w:rsidRPr="00CD2481" w:rsidRDefault="00F47B20" w:rsidP="00F47B20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F47B20" w:rsidRPr="00CD2481" w14:paraId="67B04B95" w14:textId="77777777" w:rsidTr="00B6111D">
        <w:trPr>
          <w:trHeight w:val="520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874" w14:textId="77777777" w:rsidR="00F47B20" w:rsidRPr="00CD2481" w:rsidRDefault="00F47B20" w:rsidP="00F47B20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patientId</w:t>
            </w:r>
            <w:proofErr w:type="spellEnd"/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6764" w14:textId="77777777" w:rsidR="00F47B20" w:rsidRPr="00CD2481" w:rsidRDefault="00F47B20" w:rsidP="00F47B20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Unique identifier of the patient</w:t>
            </w:r>
          </w:p>
        </w:tc>
      </w:tr>
      <w:tr w:rsidR="00F47B20" w:rsidRPr="00CD2481" w14:paraId="70F5798E" w14:textId="77777777" w:rsidTr="00B6111D">
        <w:trPr>
          <w:trHeight w:val="660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6E77" w14:textId="77777777" w:rsidR="00F47B20" w:rsidRPr="00CD2481" w:rsidRDefault="00F47B20" w:rsidP="00F47B20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scope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AB52E" w14:textId="1397722D" w:rsidR="00F47B20" w:rsidRPr="00CD2481" w:rsidRDefault="00F47B20" w:rsidP="00F47B20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Consent type (e.g., CARE, DATA)</w:t>
            </w:r>
          </w:p>
        </w:tc>
      </w:tr>
      <w:tr w:rsidR="00F47B20" w:rsidRPr="00CD2481" w14:paraId="0C0290E1" w14:textId="77777777" w:rsidTr="00B6111D">
        <w:trPr>
          <w:trHeight w:val="520"/>
        </w:trPr>
        <w:tc>
          <w:tcPr>
            <w:tcW w:w="1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203E" w14:textId="77777777" w:rsidR="00F47B20" w:rsidRPr="00CD2481" w:rsidRDefault="00F47B20" w:rsidP="00F47B20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status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B47A" w14:textId="1906923F" w:rsidR="00F47B20" w:rsidRPr="00CD2481" w:rsidRDefault="00F47B20" w:rsidP="00F47B20">
            <w:pPr>
              <w:spacing w:after="0"/>
              <w:rPr>
                <w:rFonts w:asciiTheme="minorHAnsi" w:eastAsia="Times New Roman" w:hAnsiTheme="minorHAnsi" w:cstheme="minorHAnsi"/>
                <w:color w:val="000000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Consent status (</w:t>
            </w:r>
            <w:r w:rsidR="00032C21"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required</w:t>
            </w:r>
            <w:r w:rsidRPr="00CD2481">
              <w:rPr>
                <w:rFonts w:asciiTheme="minorHAnsi" w:eastAsia="Times New Roman" w:hAnsiTheme="minorHAnsi" w:cstheme="minorHAnsi"/>
                <w:color w:val="000000"/>
                <w:lang w:eastAsia="en-IN"/>
              </w:rPr>
              <w:t>)</w:t>
            </w:r>
          </w:p>
        </w:tc>
      </w:tr>
    </w:tbl>
    <w:p w14:paraId="22E45FFF" w14:textId="77777777" w:rsidR="00F47B20" w:rsidRPr="00CD2481" w:rsidRDefault="00F47B20" w:rsidP="00F47B20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4467EF28" w14:textId="5B066ED1" w:rsidR="00F47B20" w:rsidRPr="00CD2481" w:rsidRDefault="000E4728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Response</w:t>
      </w:r>
    </w:p>
    <w:p w14:paraId="14912E14" w14:textId="041E1DA1" w:rsidR="000E4728" w:rsidRPr="00CD2481" w:rsidRDefault="000E4728" w:rsidP="000E4728">
      <w:pPr>
        <w:pStyle w:val="ListParagraph"/>
        <w:ind w:left="1278"/>
        <w:rPr>
          <w:rFonts w:asciiTheme="minorHAnsi" w:hAnsiTheme="minorHAnsi" w:cstheme="minorHAnsi"/>
        </w:rPr>
      </w:pPr>
      <w:proofErr w:type="gramStart"/>
      <w:r w:rsidRPr="00CD2481">
        <w:rPr>
          <w:rFonts w:asciiTheme="minorHAnsi" w:hAnsiTheme="minorHAnsi" w:cstheme="minorHAnsi"/>
          <w:lang w:val="en-US"/>
        </w:rPr>
        <w:t>{ "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status":"success","data</w:t>
      </w:r>
      <w:proofErr w:type="spellEnd"/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"</w:t>
      </w:r>
      <w:proofErr w:type="spellStart"/>
      <w:r w:rsidRPr="00CD2481">
        <w:rPr>
          <w:rFonts w:asciiTheme="minorHAnsi" w:hAnsiTheme="minorHAnsi" w:cstheme="minorHAnsi"/>
          <w:lang w:val="en-US"/>
        </w:rPr>
        <w:t>consentId</w:t>
      </w:r>
      <w:proofErr w:type="spellEnd"/>
      <w:r w:rsidRPr="00CD2481">
        <w:rPr>
          <w:rFonts w:asciiTheme="minorHAnsi" w:hAnsiTheme="minorHAnsi" w:cstheme="minorHAnsi"/>
          <w:lang w:val="en-US"/>
        </w:rPr>
        <w:t>":"</w:t>
      </w:r>
      <w:proofErr w:type="spellStart"/>
      <w:r w:rsidRPr="00CD2481">
        <w:rPr>
          <w:rFonts w:asciiTheme="minorHAnsi" w:hAnsiTheme="minorHAnsi" w:cstheme="minorHAnsi"/>
          <w:lang w:val="en-US"/>
        </w:rPr>
        <w:t>uuid</w:t>
      </w:r>
      <w:proofErr w:type="spellEnd"/>
      <w:r w:rsidRPr="00CD2481">
        <w:rPr>
          <w:rFonts w:asciiTheme="minorHAnsi" w:hAnsiTheme="minorHAnsi" w:cstheme="minorHAnsi"/>
          <w:lang w:val="en-US"/>
        </w:rPr>
        <w:t>"</w:t>
      </w:r>
      <w:proofErr w:type="gramStart"/>
      <w:r w:rsidRPr="00CD2481">
        <w:rPr>
          <w:rFonts w:asciiTheme="minorHAnsi" w:hAnsiTheme="minorHAnsi" w:cstheme="minorHAnsi"/>
          <w:lang w:val="en-US"/>
        </w:rPr>
        <w:t>} 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59C1A539" w14:textId="77777777" w:rsidR="00C16FFE" w:rsidRPr="00CD2481" w:rsidRDefault="00C16FFE" w:rsidP="000E4728">
      <w:pPr>
        <w:pStyle w:val="ListParagraph"/>
        <w:ind w:left="1278"/>
        <w:rPr>
          <w:rFonts w:asciiTheme="minorHAnsi" w:hAnsiTheme="minorHAnsi" w:cstheme="minorHAnsi"/>
        </w:rPr>
      </w:pPr>
    </w:p>
    <w:p w14:paraId="0F3579E4" w14:textId="6221478A" w:rsidR="00C16FFE" w:rsidRPr="00CD2481" w:rsidRDefault="00C16FFE" w:rsidP="000E4728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Description of Json Response</w:t>
      </w:r>
    </w:p>
    <w:tbl>
      <w:tblPr>
        <w:tblW w:w="756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4320"/>
      </w:tblGrid>
      <w:tr w:rsidR="00F160D1" w:rsidRPr="00CD2481" w14:paraId="462B9D16" w14:textId="77777777" w:rsidTr="00F160D1">
        <w:trPr>
          <w:trHeight w:val="300"/>
        </w:trPr>
        <w:tc>
          <w:tcPr>
            <w:tcW w:w="3245" w:type="dxa"/>
            <w:shd w:val="clear" w:color="auto" w:fill="548DD4" w:themeFill="text2" w:themeFillTint="99"/>
            <w:hideMark/>
          </w:tcPr>
          <w:p w14:paraId="3F06129E" w14:textId="77777777" w:rsidR="00F160D1" w:rsidRPr="00CD2481" w:rsidRDefault="00F160D1" w:rsidP="00F160D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320" w:type="dxa"/>
            <w:shd w:val="clear" w:color="auto" w:fill="548DD4" w:themeFill="text2" w:themeFillTint="99"/>
            <w:hideMark/>
          </w:tcPr>
          <w:p w14:paraId="67050206" w14:textId="77777777" w:rsidR="00F160D1" w:rsidRPr="00CD2481" w:rsidRDefault="00F160D1" w:rsidP="00F160D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160D1" w:rsidRPr="00CD2481" w14:paraId="01FC2499" w14:textId="77777777" w:rsidTr="00F160D1">
        <w:trPr>
          <w:trHeight w:val="300"/>
        </w:trPr>
        <w:tc>
          <w:tcPr>
            <w:tcW w:w="3245" w:type="dxa"/>
            <w:hideMark/>
          </w:tcPr>
          <w:p w14:paraId="123626F8" w14:textId="77777777" w:rsidR="00F160D1" w:rsidRPr="00CD2481" w:rsidRDefault="00F160D1" w:rsidP="00F160D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320" w:type="dxa"/>
            <w:hideMark/>
          </w:tcPr>
          <w:p w14:paraId="4281A0A1" w14:textId="77777777" w:rsidR="00F160D1" w:rsidRPr="00CD2481" w:rsidRDefault="00F160D1" w:rsidP="00F160D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160D1" w:rsidRPr="00CD2481" w14:paraId="3BBE6206" w14:textId="77777777" w:rsidTr="00F160D1">
        <w:trPr>
          <w:trHeight w:val="300"/>
        </w:trPr>
        <w:tc>
          <w:tcPr>
            <w:tcW w:w="3245" w:type="dxa"/>
            <w:hideMark/>
          </w:tcPr>
          <w:p w14:paraId="4114A878" w14:textId="77777777" w:rsidR="00F160D1" w:rsidRPr="00CD2481" w:rsidRDefault="00F160D1" w:rsidP="00F160D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data.consentId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320" w:type="dxa"/>
            <w:hideMark/>
          </w:tcPr>
          <w:p w14:paraId="508FE7D9" w14:textId="77777777" w:rsidR="00F160D1" w:rsidRPr="00CD2481" w:rsidRDefault="00F160D1" w:rsidP="00F160D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Generated consent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7D3422D" w14:textId="77777777" w:rsidR="00C16FFE" w:rsidRPr="00CD2481" w:rsidRDefault="00C16FFE" w:rsidP="000E4728">
      <w:pPr>
        <w:pStyle w:val="ListParagraph"/>
        <w:ind w:left="1278"/>
        <w:rPr>
          <w:rFonts w:asciiTheme="minorHAnsi" w:hAnsiTheme="minorHAnsi" w:cstheme="minorHAnsi"/>
        </w:rPr>
      </w:pPr>
    </w:p>
    <w:p w14:paraId="52A644B1" w14:textId="2D6E0D03" w:rsidR="000E4728" w:rsidRPr="00CD2481" w:rsidRDefault="00CA1728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</w:t>
      </w:r>
    </w:p>
    <w:p w14:paraId="6847CB0C" w14:textId="2FCC4E65" w:rsidR="00E850CF" w:rsidRPr="00CD2481" w:rsidRDefault="00E850CF" w:rsidP="0048119D">
      <w:pPr>
        <w:pStyle w:val="paragraph"/>
        <w:numPr>
          <w:ilvl w:val="4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request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5458B0A" w14:textId="4BE85467" w:rsidR="00E850CF" w:rsidRPr="00CD2481" w:rsidRDefault="00E850CF" w:rsidP="0048119D">
      <w:pPr>
        <w:pStyle w:val="paragraph"/>
        <w:numPr>
          <w:ilvl w:val="4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Check patient exists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7F3C5E3" w14:textId="2AFAD9D9" w:rsidR="00E850CF" w:rsidRPr="00CD2481" w:rsidRDefault="00E850CF" w:rsidP="0048119D">
      <w:pPr>
        <w:pStyle w:val="paragraph"/>
        <w:numPr>
          <w:ilvl w:val="4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Create consent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DFB8BB3" w14:textId="748418EB" w:rsidR="00E850CF" w:rsidRPr="00CD2481" w:rsidRDefault="00E850CF" w:rsidP="0048119D">
      <w:pPr>
        <w:pStyle w:val="paragraph"/>
        <w:numPr>
          <w:ilvl w:val="4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Store record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62B4425" w14:textId="0ABCED54" w:rsidR="00E850CF" w:rsidRPr="00CD2481" w:rsidRDefault="00E850CF" w:rsidP="0048119D">
      <w:pPr>
        <w:pStyle w:val="paragraph"/>
        <w:numPr>
          <w:ilvl w:val="4"/>
          <w:numId w:val="1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462C340" w14:textId="77777777" w:rsidR="00CA1728" w:rsidRPr="00CD2481" w:rsidRDefault="00CA1728" w:rsidP="00CA172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7EF3B2E" w14:textId="341B0BCF" w:rsidR="00567AD3" w:rsidRPr="00CD2481" w:rsidRDefault="00E6572B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Consent Fetch API</w:t>
      </w:r>
    </w:p>
    <w:p w14:paraId="44F16F45" w14:textId="71E8F430" w:rsidR="00B36C0E" w:rsidRPr="00CD2481" w:rsidRDefault="00E6572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7CDDD8B6" w14:textId="77777777" w:rsidR="004809B9" w:rsidRPr="00CD2481" w:rsidRDefault="004809B9" w:rsidP="004809B9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B8ECFB5" w14:textId="6F2809FA" w:rsidR="004809B9" w:rsidRPr="00CD2481" w:rsidRDefault="004809B9" w:rsidP="00B36C0E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Path: </w:t>
      </w:r>
      <w:proofErr w:type="spellStart"/>
      <w:r w:rsidRPr="00CD2481">
        <w:rPr>
          <w:rFonts w:asciiTheme="minorHAnsi" w:hAnsiTheme="minorHAnsi" w:cstheme="minorHAnsi"/>
        </w:rPr>
        <w:t>patientId</w:t>
      </w:r>
      <w:proofErr w:type="spellEnd"/>
    </w:p>
    <w:p w14:paraId="018678F4" w14:textId="77777777" w:rsidR="004809B9" w:rsidRPr="00CD2481" w:rsidRDefault="004809B9" w:rsidP="00B36C0E">
      <w:pPr>
        <w:pStyle w:val="ListParagraph"/>
        <w:ind w:left="1278"/>
        <w:rPr>
          <w:rFonts w:asciiTheme="minorHAnsi" w:hAnsiTheme="minorHAnsi" w:cstheme="minorHAnsi"/>
          <w:u w:val="single"/>
        </w:rPr>
      </w:pPr>
    </w:p>
    <w:tbl>
      <w:tblPr>
        <w:tblW w:w="756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4320"/>
      </w:tblGrid>
      <w:tr w:rsidR="00B36C0E" w:rsidRPr="00CD2481" w14:paraId="4B2052AD" w14:textId="77777777" w:rsidTr="00B36C0E">
        <w:trPr>
          <w:trHeight w:val="300"/>
        </w:trPr>
        <w:tc>
          <w:tcPr>
            <w:tcW w:w="3245" w:type="dxa"/>
            <w:shd w:val="clear" w:color="auto" w:fill="548DD4" w:themeFill="text2" w:themeFillTint="99"/>
            <w:hideMark/>
          </w:tcPr>
          <w:p w14:paraId="20092009" w14:textId="77777777" w:rsidR="00B36C0E" w:rsidRPr="00CD2481" w:rsidRDefault="00B36C0E" w:rsidP="00B36C0E">
            <w:pPr>
              <w:pStyle w:val="ListParagraph"/>
              <w:ind w:left="1278"/>
              <w:rPr>
                <w:rFonts w:asciiTheme="minorHAnsi" w:hAnsiTheme="minorHAnsi" w:cstheme="minorHAnsi"/>
                <w:u w:val="single"/>
              </w:rPr>
            </w:pPr>
            <w:r w:rsidRPr="00CD2481">
              <w:rPr>
                <w:rFonts w:asciiTheme="minorHAnsi" w:hAnsiTheme="minorHAnsi" w:cstheme="minorHAnsi"/>
                <w:u w:val="single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  <w:u w:val="single"/>
              </w:rPr>
              <w:t> </w:t>
            </w:r>
          </w:p>
        </w:tc>
        <w:tc>
          <w:tcPr>
            <w:tcW w:w="4320" w:type="dxa"/>
            <w:shd w:val="clear" w:color="auto" w:fill="548DD4" w:themeFill="text2" w:themeFillTint="99"/>
            <w:hideMark/>
          </w:tcPr>
          <w:p w14:paraId="191EBC09" w14:textId="77777777" w:rsidR="00B36C0E" w:rsidRPr="00CD2481" w:rsidRDefault="00B36C0E" w:rsidP="00B36C0E">
            <w:pPr>
              <w:pStyle w:val="ListParagraph"/>
              <w:ind w:left="1278"/>
              <w:rPr>
                <w:rFonts w:asciiTheme="minorHAnsi" w:hAnsiTheme="minorHAnsi" w:cstheme="minorHAnsi"/>
                <w:u w:val="single"/>
              </w:rPr>
            </w:pPr>
            <w:r w:rsidRPr="00CD2481">
              <w:rPr>
                <w:rFonts w:asciiTheme="minorHAnsi" w:hAnsiTheme="minorHAnsi" w:cstheme="minorHAnsi"/>
                <w:u w:val="single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  <w:u w:val="single"/>
              </w:rPr>
              <w:t> </w:t>
            </w:r>
          </w:p>
        </w:tc>
      </w:tr>
      <w:tr w:rsidR="00B36C0E" w:rsidRPr="00CD2481" w14:paraId="216BCEE9" w14:textId="77777777" w:rsidTr="00B36C0E">
        <w:trPr>
          <w:trHeight w:val="300"/>
        </w:trPr>
        <w:tc>
          <w:tcPr>
            <w:tcW w:w="3245" w:type="dxa"/>
            <w:hideMark/>
          </w:tcPr>
          <w:p w14:paraId="32109389" w14:textId="77777777" w:rsidR="00B36C0E" w:rsidRPr="00CD2481" w:rsidRDefault="00B36C0E" w:rsidP="00B36C0E">
            <w:pPr>
              <w:pStyle w:val="ListParagraph"/>
              <w:ind w:left="1278"/>
              <w:rPr>
                <w:rFonts w:asciiTheme="minorHAnsi" w:hAnsiTheme="minorHAnsi" w:cstheme="minorHAnsi"/>
                <w:u w:val="single"/>
              </w:rPr>
            </w:pPr>
            <w:proofErr w:type="spellStart"/>
            <w:r w:rsidRPr="00CD2481">
              <w:rPr>
                <w:rFonts w:asciiTheme="minorHAnsi" w:hAnsiTheme="minorHAnsi" w:cstheme="minorHAnsi"/>
                <w:u w:val="single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  <w:u w:val="single"/>
              </w:rPr>
              <w:t> </w:t>
            </w:r>
          </w:p>
        </w:tc>
        <w:tc>
          <w:tcPr>
            <w:tcW w:w="4320" w:type="dxa"/>
            <w:hideMark/>
          </w:tcPr>
          <w:p w14:paraId="40F8BCB2" w14:textId="77777777" w:rsidR="00B36C0E" w:rsidRPr="00CD2481" w:rsidRDefault="00B36C0E" w:rsidP="00B36C0E">
            <w:pPr>
              <w:pStyle w:val="ListParagraph"/>
              <w:ind w:left="1278"/>
              <w:rPr>
                <w:rFonts w:asciiTheme="minorHAnsi" w:hAnsiTheme="minorHAnsi" w:cstheme="minorHAnsi"/>
                <w:u w:val="single"/>
              </w:rPr>
            </w:pPr>
            <w:r w:rsidRPr="00CD2481">
              <w:rPr>
                <w:rFonts w:asciiTheme="minorHAnsi" w:hAnsiTheme="minorHAnsi" w:cstheme="minorHAnsi"/>
                <w:u w:val="single"/>
                <w:lang w:val="en-US"/>
              </w:rPr>
              <w:t>Patient ID (Required)</w:t>
            </w:r>
            <w:r w:rsidRPr="00CD2481">
              <w:rPr>
                <w:rFonts w:asciiTheme="minorHAnsi" w:hAnsiTheme="minorHAnsi" w:cstheme="minorHAnsi"/>
                <w:u w:val="single"/>
              </w:rPr>
              <w:t> </w:t>
            </w:r>
          </w:p>
        </w:tc>
      </w:tr>
    </w:tbl>
    <w:p w14:paraId="16E5B9F2" w14:textId="77777777" w:rsidR="00B36C0E" w:rsidRPr="00CD2481" w:rsidRDefault="00B36C0E" w:rsidP="00B36C0E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9BDADC2" w14:textId="384197E8" w:rsidR="00E6572B" w:rsidRPr="00CD2481" w:rsidRDefault="004F613C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Response</w:t>
      </w:r>
    </w:p>
    <w:p w14:paraId="5AC0BD1D" w14:textId="77777777" w:rsidR="00B54AE8" w:rsidRPr="00CD2481" w:rsidRDefault="00B54AE8" w:rsidP="00B54AE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E93DEFA" w14:textId="5333E115" w:rsidR="008E7EFE" w:rsidRPr="00CD2481" w:rsidRDefault="001833E3" w:rsidP="00B54AE8">
      <w:pPr>
        <w:pStyle w:val="ListParagraph"/>
        <w:ind w:left="1278"/>
        <w:rPr>
          <w:rFonts w:asciiTheme="minorHAnsi" w:hAnsiTheme="minorHAnsi" w:cstheme="minorHAnsi"/>
        </w:rPr>
      </w:pPr>
      <w:proofErr w:type="gramStart"/>
      <w:r w:rsidRPr="00CD2481">
        <w:rPr>
          <w:rFonts w:asciiTheme="minorHAnsi" w:hAnsiTheme="minorHAnsi" w:cstheme="minorHAnsi"/>
          <w:lang w:val="en-US"/>
        </w:rPr>
        <w:t>{ "</w:t>
      </w:r>
      <w:proofErr w:type="gramEnd"/>
      <w:r w:rsidRPr="00CD2481">
        <w:rPr>
          <w:rFonts w:asciiTheme="minorHAnsi" w:hAnsiTheme="minorHAnsi" w:cstheme="minorHAnsi"/>
          <w:lang w:val="en-US"/>
        </w:rPr>
        <w:t>status":"success","data</w:t>
      </w:r>
      <w:proofErr w:type="gramStart"/>
      <w:r w:rsidRPr="00CD2481">
        <w:rPr>
          <w:rFonts w:asciiTheme="minorHAnsi" w:hAnsiTheme="minorHAnsi" w:cstheme="minorHAnsi"/>
          <w:lang w:val="en-US"/>
        </w:rPr>
        <w:t>":[</w:t>
      </w:r>
      <w:proofErr w:type="gramEnd"/>
      <w:r w:rsidRPr="00CD2481">
        <w:rPr>
          <w:rFonts w:asciiTheme="minorHAnsi" w:hAnsiTheme="minorHAnsi" w:cstheme="minorHAnsi"/>
          <w:lang w:val="en-US"/>
        </w:rPr>
        <w:t>{"consentId":"uuid","status":"</w:t>
      </w:r>
      <w:proofErr w:type="gramStart"/>
      <w:r w:rsidRPr="00CD2481">
        <w:rPr>
          <w:rFonts w:asciiTheme="minorHAnsi" w:hAnsiTheme="minorHAnsi" w:cstheme="minorHAnsi"/>
          <w:lang w:val="en-US"/>
        </w:rPr>
        <w:t>ACTIVE"}] 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53BC5098" w14:textId="77777777" w:rsidR="001833E3" w:rsidRPr="00CD2481" w:rsidRDefault="001833E3" w:rsidP="00B54AE8">
      <w:pPr>
        <w:pStyle w:val="ListParagraph"/>
        <w:ind w:left="1278"/>
        <w:rPr>
          <w:rFonts w:asciiTheme="minorHAnsi" w:hAnsiTheme="minorHAnsi" w:cstheme="minorHAnsi"/>
        </w:rPr>
      </w:pPr>
    </w:p>
    <w:tbl>
      <w:tblPr>
        <w:tblW w:w="756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4320"/>
      </w:tblGrid>
      <w:tr w:rsidR="008E7EFE" w:rsidRPr="00CD2481" w14:paraId="03389466" w14:textId="77777777" w:rsidTr="008E7EFE">
        <w:trPr>
          <w:trHeight w:val="300"/>
        </w:trPr>
        <w:tc>
          <w:tcPr>
            <w:tcW w:w="3245" w:type="dxa"/>
            <w:shd w:val="clear" w:color="auto" w:fill="548DD4" w:themeFill="text2" w:themeFillTint="99"/>
            <w:hideMark/>
          </w:tcPr>
          <w:p w14:paraId="15A99B0E" w14:textId="77777777" w:rsidR="008E7EFE" w:rsidRPr="00CD2481" w:rsidRDefault="008E7EFE" w:rsidP="008E7EFE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320" w:type="dxa"/>
            <w:shd w:val="clear" w:color="auto" w:fill="548DD4" w:themeFill="text2" w:themeFillTint="99"/>
            <w:hideMark/>
          </w:tcPr>
          <w:p w14:paraId="26AE2E72" w14:textId="77777777" w:rsidR="008E7EFE" w:rsidRPr="00CD2481" w:rsidRDefault="008E7EFE" w:rsidP="008E7EFE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E7EFE" w:rsidRPr="00CD2481" w14:paraId="01E3D741" w14:textId="77777777" w:rsidTr="008E7EFE">
        <w:trPr>
          <w:trHeight w:val="300"/>
        </w:trPr>
        <w:tc>
          <w:tcPr>
            <w:tcW w:w="3245" w:type="dxa"/>
            <w:hideMark/>
          </w:tcPr>
          <w:p w14:paraId="2CA1BD63" w14:textId="77777777" w:rsidR="008E7EFE" w:rsidRPr="00CD2481" w:rsidRDefault="008E7EFE" w:rsidP="008E7EFE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320" w:type="dxa"/>
            <w:hideMark/>
          </w:tcPr>
          <w:p w14:paraId="53EB3883" w14:textId="77777777" w:rsidR="008E7EFE" w:rsidRPr="00CD2481" w:rsidRDefault="008E7EFE" w:rsidP="008E7EFE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E7EFE" w:rsidRPr="00CD2481" w14:paraId="70AC5E17" w14:textId="77777777" w:rsidTr="008E7EFE">
        <w:trPr>
          <w:trHeight w:val="300"/>
        </w:trPr>
        <w:tc>
          <w:tcPr>
            <w:tcW w:w="3245" w:type="dxa"/>
            <w:hideMark/>
          </w:tcPr>
          <w:p w14:paraId="1CC58E0A" w14:textId="77777777" w:rsidR="008E7EFE" w:rsidRPr="00CD2481" w:rsidRDefault="008E7EFE" w:rsidP="008E7EFE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320" w:type="dxa"/>
            <w:hideMark/>
          </w:tcPr>
          <w:p w14:paraId="61E6DCAA" w14:textId="77777777" w:rsidR="008E7EFE" w:rsidRPr="00CD2481" w:rsidRDefault="008E7EFE" w:rsidP="008E7EFE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List of consents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483761C" w14:textId="77777777" w:rsidR="008E7EFE" w:rsidRPr="00CD2481" w:rsidRDefault="008E7EFE" w:rsidP="00B54AE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E50A5FC" w14:textId="16E8990F" w:rsidR="004F613C" w:rsidRPr="00CD2481" w:rsidRDefault="004F613C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</w:t>
      </w:r>
      <w:r w:rsidR="001833E3" w:rsidRPr="00CD2481">
        <w:rPr>
          <w:rFonts w:asciiTheme="minorHAnsi" w:hAnsiTheme="minorHAnsi" w:cstheme="minorHAnsi"/>
          <w:b/>
          <w:bCs/>
        </w:rPr>
        <w:t>eps</w:t>
      </w:r>
    </w:p>
    <w:p w14:paraId="0DCCF2A9" w14:textId="77777777" w:rsidR="00357342" w:rsidRPr="00CD2481" w:rsidRDefault="00357342" w:rsidP="0048119D">
      <w:pPr>
        <w:pStyle w:val="paragraph"/>
        <w:numPr>
          <w:ilvl w:val="4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</w:t>
      </w:r>
      <w:proofErr w:type="spell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patientId</w:t>
      </w:r>
      <w:proofErr w:type="spellEnd"/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A8603E8" w14:textId="67CFB05A" w:rsidR="00357342" w:rsidRPr="00CD2481" w:rsidRDefault="00357342" w:rsidP="0048119D">
      <w:pPr>
        <w:pStyle w:val="paragraph"/>
        <w:numPr>
          <w:ilvl w:val="4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Fetch consent records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2508BD6" w14:textId="07C1D60B" w:rsidR="00357342" w:rsidRPr="00CD2481" w:rsidRDefault="00357342" w:rsidP="0048119D">
      <w:pPr>
        <w:pStyle w:val="paragraph"/>
        <w:numPr>
          <w:ilvl w:val="4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Apply access control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7115F30" w14:textId="6C7551BB" w:rsidR="00357342" w:rsidRPr="00CD2481" w:rsidRDefault="00357342" w:rsidP="0048119D">
      <w:pPr>
        <w:pStyle w:val="paragraph"/>
        <w:numPr>
          <w:ilvl w:val="4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3CC0486" w14:textId="77777777" w:rsidR="001833E3" w:rsidRPr="00CD2481" w:rsidRDefault="001833E3" w:rsidP="001833E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859BA6D" w14:textId="340C8AC6" w:rsidR="00D20C16" w:rsidRPr="00CD2481" w:rsidRDefault="005B6B3B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Consent Revoke API</w:t>
      </w:r>
    </w:p>
    <w:p w14:paraId="040C43F0" w14:textId="77777777" w:rsidR="001B21FF" w:rsidRPr="00CD2481" w:rsidRDefault="003B5582" w:rsidP="00776839">
      <w:pPr>
        <w:pStyle w:val="paragraph"/>
        <w:spacing w:before="0" w:beforeAutospacing="0" w:after="0" w:afterAutospacing="0"/>
        <w:ind w:left="1092"/>
        <w:textAlignment w:val="baseline"/>
        <w:rPr>
          <w:rStyle w:val="scxw169916347"/>
          <w:rFonts w:asciiTheme="minorHAnsi" w:hAnsiTheme="minorHAnsi" w:cstheme="minorHAnsi"/>
          <w:sz w:val="22"/>
          <w:szCs w:val="22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UAT Base URL: https://uat-api.healthcare.com</w:t>
      </w:r>
      <w:r w:rsidRPr="00CD2481">
        <w:rPr>
          <w:rStyle w:val="scxw169916347"/>
          <w:rFonts w:asciiTheme="minorHAnsi" w:hAnsiTheme="minorHAnsi" w:cstheme="minorHAnsi"/>
          <w:sz w:val="22"/>
          <w:szCs w:val="22"/>
        </w:rPr>
        <w:t> </w:t>
      </w:r>
      <w:r w:rsidRPr="00CD2481">
        <w:rPr>
          <w:rFonts w:asciiTheme="minorHAnsi" w:hAnsiTheme="minorHAnsi" w:cstheme="minorHAnsi"/>
          <w:sz w:val="22"/>
          <w:szCs w:val="22"/>
        </w:rPr>
        <w:br/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Prod Base URL: https://api.healthcare.com</w:t>
      </w:r>
      <w:r w:rsidRPr="00CD2481">
        <w:rPr>
          <w:rStyle w:val="scxw169916347"/>
          <w:rFonts w:asciiTheme="minorHAnsi" w:hAnsiTheme="minorHAnsi" w:cstheme="minorHAnsi"/>
          <w:sz w:val="22"/>
          <w:szCs w:val="22"/>
        </w:rPr>
        <w:t> </w:t>
      </w:r>
    </w:p>
    <w:p w14:paraId="29D57B5D" w14:textId="7F233098" w:rsidR="003B5582" w:rsidRPr="00CD2481" w:rsidRDefault="003B5582" w:rsidP="00776839">
      <w:pPr>
        <w:pStyle w:val="paragraph"/>
        <w:spacing w:before="0" w:beforeAutospacing="0" w:after="0" w:afterAutospacing="0"/>
        <w:ind w:left="1092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CD2481">
        <w:rPr>
          <w:rFonts w:asciiTheme="minorHAnsi" w:hAnsiTheme="minorHAnsi" w:cstheme="minorHAnsi"/>
          <w:sz w:val="22"/>
          <w:szCs w:val="22"/>
        </w:rPr>
        <w:br/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HTTP Header:</w:t>
      </w:r>
      <w:r w:rsidRPr="00CD2481">
        <w:rPr>
          <w:rStyle w:val="scxw169916347"/>
          <w:rFonts w:asciiTheme="minorHAnsi" w:hAnsiTheme="minorHAnsi" w:cstheme="minorHAnsi"/>
          <w:sz w:val="22"/>
          <w:szCs w:val="22"/>
        </w:rPr>
        <w:t> </w:t>
      </w:r>
      <w:r w:rsidRPr="00CD2481">
        <w:rPr>
          <w:rFonts w:asciiTheme="minorHAnsi" w:hAnsiTheme="minorHAnsi" w:cstheme="minorHAnsi"/>
          <w:sz w:val="22"/>
          <w:szCs w:val="22"/>
        </w:rPr>
        <w:br/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Content-Type: application/</w:t>
      </w:r>
      <w:proofErr w:type="spell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json</w:t>
      </w:r>
      <w:proofErr w:type="spellEnd"/>
      <w:r w:rsidRPr="00CD2481">
        <w:rPr>
          <w:rStyle w:val="scxw169916347"/>
          <w:rFonts w:asciiTheme="minorHAnsi" w:hAnsiTheme="minorHAnsi" w:cstheme="minorHAnsi"/>
          <w:sz w:val="22"/>
          <w:szCs w:val="22"/>
        </w:rPr>
        <w:t> </w:t>
      </w:r>
      <w:r w:rsidRPr="00CD2481">
        <w:rPr>
          <w:rFonts w:asciiTheme="minorHAnsi" w:hAnsiTheme="minorHAnsi" w:cstheme="minorHAnsi"/>
          <w:sz w:val="22"/>
          <w:szCs w:val="22"/>
        </w:rPr>
        <w:br/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Authorization: Bearer &lt;JWT Token&gt;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DDFA026" w14:textId="77777777" w:rsidR="001B21FF" w:rsidRPr="00CD2481" w:rsidRDefault="001B21FF" w:rsidP="00776839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7DEA5F72" w14:textId="77777777" w:rsidR="003B5582" w:rsidRPr="00CD2481" w:rsidRDefault="003B5582" w:rsidP="00776839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URI: /</w:t>
      </w:r>
      <w:proofErr w:type="spell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api</w:t>
      </w:r>
      <w:proofErr w:type="spellEnd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/v1/</w:t>
      </w:r>
      <w:proofErr w:type="gram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consents/{id}/</w:t>
      </w:r>
      <w:proofErr w:type="gramEnd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revoke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35C8F41" w14:textId="77777777" w:rsidR="003B5582" w:rsidRPr="00CD2481" w:rsidRDefault="003B5582" w:rsidP="00776839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HTTP Method: PUT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4B58C33" w14:textId="77777777" w:rsidR="003B5582" w:rsidRPr="00CD2481" w:rsidRDefault="003B5582" w:rsidP="003B5582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30080E24" w14:textId="48251BDC" w:rsidR="002F2FCB" w:rsidRPr="00CD2481" w:rsidRDefault="002F2FC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6821909B" w14:textId="77777777" w:rsidR="00C20B53" w:rsidRPr="00CD2481" w:rsidRDefault="00C20B53" w:rsidP="00C20B53">
      <w:pPr>
        <w:pStyle w:val="ListParagraph"/>
        <w:ind w:left="1278"/>
        <w:rPr>
          <w:rFonts w:asciiTheme="minorHAnsi" w:hAnsiTheme="minorHAnsi" w:cstheme="minorHAnsi"/>
        </w:rPr>
      </w:pPr>
    </w:p>
    <w:p w14:paraId="0EE45453" w14:textId="10FF0BAE" w:rsidR="00780E9F" w:rsidRPr="00CD2481" w:rsidRDefault="00780E9F" w:rsidP="00C20B53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 xml:space="preserve">Path: </w:t>
      </w:r>
      <w:proofErr w:type="spellStart"/>
      <w:r w:rsidRPr="00CD2481">
        <w:rPr>
          <w:rFonts w:asciiTheme="minorHAnsi" w:hAnsiTheme="minorHAnsi" w:cstheme="minorHAnsi"/>
        </w:rPr>
        <w:t>consentId</w:t>
      </w:r>
      <w:proofErr w:type="spellEnd"/>
    </w:p>
    <w:tbl>
      <w:tblPr>
        <w:tblW w:w="801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4855"/>
      </w:tblGrid>
      <w:tr w:rsidR="00780E9F" w:rsidRPr="00CD2481" w14:paraId="79E50024" w14:textId="77777777" w:rsidTr="00780E9F">
        <w:trPr>
          <w:trHeight w:val="242"/>
        </w:trPr>
        <w:tc>
          <w:tcPr>
            <w:tcW w:w="3155" w:type="dxa"/>
            <w:shd w:val="clear" w:color="auto" w:fill="0070C0"/>
            <w:hideMark/>
          </w:tcPr>
          <w:p w14:paraId="50537DD0" w14:textId="77777777" w:rsidR="00780E9F" w:rsidRPr="00CD2481" w:rsidRDefault="00780E9F" w:rsidP="00780E9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855" w:type="dxa"/>
            <w:shd w:val="clear" w:color="auto" w:fill="0070C0"/>
            <w:hideMark/>
          </w:tcPr>
          <w:p w14:paraId="2E0E6928" w14:textId="77777777" w:rsidR="00780E9F" w:rsidRPr="00CD2481" w:rsidRDefault="00780E9F" w:rsidP="00780E9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780E9F" w:rsidRPr="00CD2481" w14:paraId="60EFDDD4" w14:textId="77777777" w:rsidTr="00780E9F">
        <w:trPr>
          <w:trHeight w:val="300"/>
        </w:trPr>
        <w:tc>
          <w:tcPr>
            <w:tcW w:w="3155" w:type="dxa"/>
            <w:hideMark/>
          </w:tcPr>
          <w:p w14:paraId="61435266" w14:textId="77777777" w:rsidR="00780E9F" w:rsidRPr="00CD2481" w:rsidRDefault="00780E9F" w:rsidP="00780E9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855" w:type="dxa"/>
            <w:hideMark/>
          </w:tcPr>
          <w:p w14:paraId="6EBCED7E" w14:textId="77777777" w:rsidR="00780E9F" w:rsidRPr="00CD2481" w:rsidRDefault="00780E9F" w:rsidP="00780E9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Consent ID (Required)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5AE9832" w14:textId="77777777" w:rsidR="00780E9F" w:rsidRPr="00CD2481" w:rsidRDefault="00780E9F" w:rsidP="00C20B5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491CAFC" w14:textId="751B1BDA" w:rsidR="002F2FCB" w:rsidRPr="00CD2481" w:rsidRDefault="002F2FC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Response</w:t>
      </w:r>
    </w:p>
    <w:p w14:paraId="01BBF371" w14:textId="77777777" w:rsidR="00780E9F" w:rsidRPr="00CD2481" w:rsidRDefault="00780E9F" w:rsidP="00780E9F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6CEC8177" w14:textId="42B2F14E" w:rsidR="001F4D4C" w:rsidRPr="00CD2481" w:rsidRDefault="001F4D4C" w:rsidP="00780E9F">
      <w:pPr>
        <w:pStyle w:val="ListParagraph"/>
        <w:ind w:left="1278"/>
        <w:rPr>
          <w:rFonts w:asciiTheme="minorHAnsi" w:hAnsiTheme="minorHAnsi" w:cstheme="minorHAnsi"/>
        </w:rPr>
      </w:pPr>
      <w:proofErr w:type="gramStart"/>
      <w:r w:rsidRPr="00CD2481">
        <w:rPr>
          <w:rFonts w:asciiTheme="minorHAnsi" w:hAnsiTheme="minorHAnsi" w:cstheme="minorHAnsi"/>
          <w:lang w:val="en-US"/>
        </w:rPr>
        <w:t>{ "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status":"success","message":"Consent</w:t>
      </w:r>
      <w:proofErr w:type="spellEnd"/>
      <w:r w:rsidRPr="00CD2481">
        <w:rPr>
          <w:rFonts w:asciiTheme="minorHAnsi" w:hAnsiTheme="minorHAnsi" w:cstheme="minorHAnsi"/>
          <w:lang w:val="en-US"/>
        </w:rPr>
        <w:t> revoked</w:t>
      </w:r>
      <w:proofErr w:type="gramStart"/>
      <w:r w:rsidRPr="00CD2481">
        <w:rPr>
          <w:rFonts w:asciiTheme="minorHAnsi" w:hAnsiTheme="minorHAnsi" w:cstheme="minorHAnsi"/>
          <w:lang w:val="en-US"/>
        </w:rPr>
        <w:t>" 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27F0B6F1" w14:textId="77777777" w:rsidR="00922FFC" w:rsidRPr="00CD2481" w:rsidRDefault="00922FFC" w:rsidP="00780E9F">
      <w:pPr>
        <w:pStyle w:val="ListParagraph"/>
        <w:ind w:left="1278"/>
        <w:rPr>
          <w:rFonts w:asciiTheme="minorHAnsi" w:hAnsiTheme="minorHAnsi" w:cstheme="minorHAnsi"/>
        </w:rPr>
      </w:pPr>
    </w:p>
    <w:tbl>
      <w:tblPr>
        <w:tblW w:w="810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4945"/>
      </w:tblGrid>
      <w:tr w:rsidR="00546EFA" w:rsidRPr="00CD2481" w14:paraId="628B05F5" w14:textId="77777777" w:rsidTr="00546EFA">
        <w:trPr>
          <w:trHeight w:val="350"/>
        </w:trPr>
        <w:tc>
          <w:tcPr>
            <w:tcW w:w="3155" w:type="dxa"/>
            <w:shd w:val="clear" w:color="auto" w:fill="0070C0"/>
            <w:hideMark/>
          </w:tcPr>
          <w:p w14:paraId="49D4C170" w14:textId="77777777" w:rsidR="00546EFA" w:rsidRPr="00CD2481" w:rsidRDefault="00546EFA" w:rsidP="00546EF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945" w:type="dxa"/>
            <w:shd w:val="clear" w:color="auto" w:fill="0070C0"/>
            <w:hideMark/>
          </w:tcPr>
          <w:p w14:paraId="020DB2A5" w14:textId="77777777" w:rsidR="00546EFA" w:rsidRPr="00CD2481" w:rsidRDefault="00546EFA" w:rsidP="00546EF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546EFA" w:rsidRPr="00CD2481" w14:paraId="415EC1BE" w14:textId="77777777" w:rsidTr="00546EFA">
        <w:trPr>
          <w:trHeight w:val="300"/>
        </w:trPr>
        <w:tc>
          <w:tcPr>
            <w:tcW w:w="3155" w:type="dxa"/>
            <w:hideMark/>
          </w:tcPr>
          <w:p w14:paraId="0A7073AF" w14:textId="77777777" w:rsidR="00546EFA" w:rsidRPr="00CD2481" w:rsidRDefault="00546EFA" w:rsidP="00546EF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945" w:type="dxa"/>
            <w:hideMark/>
          </w:tcPr>
          <w:p w14:paraId="1712A55E" w14:textId="77777777" w:rsidR="00546EFA" w:rsidRPr="00CD2481" w:rsidRDefault="00546EFA" w:rsidP="00546EF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546EFA" w:rsidRPr="00CD2481" w14:paraId="2A05A3FD" w14:textId="77777777" w:rsidTr="00546EFA">
        <w:trPr>
          <w:trHeight w:val="300"/>
        </w:trPr>
        <w:tc>
          <w:tcPr>
            <w:tcW w:w="3155" w:type="dxa"/>
            <w:hideMark/>
          </w:tcPr>
          <w:p w14:paraId="6B3B7182" w14:textId="77777777" w:rsidR="00546EFA" w:rsidRPr="00CD2481" w:rsidRDefault="00546EFA" w:rsidP="00546EF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945" w:type="dxa"/>
            <w:hideMark/>
          </w:tcPr>
          <w:p w14:paraId="627E801C" w14:textId="77777777" w:rsidR="00546EFA" w:rsidRPr="00CD2481" w:rsidRDefault="00546EFA" w:rsidP="00546EF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Confirmation 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742BF521" w14:textId="77777777" w:rsidR="001F4D4C" w:rsidRPr="00CD2481" w:rsidRDefault="001F4D4C" w:rsidP="00780E9F">
      <w:pPr>
        <w:pStyle w:val="ListParagraph"/>
        <w:ind w:left="1278"/>
        <w:rPr>
          <w:rFonts w:asciiTheme="minorHAnsi" w:hAnsiTheme="minorHAnsi" w:cstheme="minorHAnsi"/>
        </w:rPr>
      </w:pPr>
    </w:p>
    <w:p w14:paraId="5AE3ACFE" w14:textId="200C6A48" w:rsidR="002F2FCB" w:rsidRPr="00CD2481" w:rsidRDefault="002F2FC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</w:t>
      </w:r>
    </w:p>
    <w:p w14:paraId="1D19C379" w14:textId="6775541B" w:rsidR="00D30F72" w:rsidRPr="00CD2481" w:rsidRDefault="00D30F72" w:rsidP="0048119D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</w:t>
      </w:r>
      <w:proofErr w:type="spell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consentId</w:t>
      </w:r>
      <w:proofErr w:type="spellEnd"/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06CBA13" w14:textId="1B2871E4" w:rsidR="00D30F72" w:rsidRPr="00CD2481" w:rsidRDefault="00D30F72" w:rsidP="0048119D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Check eligibility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62B1875" w14:textId="79A608BF" w:rsidR="00D30F72" w:rsidRPr="00CD2481" w:rsidRDefault="00D30F72" w:rsidP="0048119D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Update status=revoked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E562B21" w14:textId="71AA8E2E" w:rsidR="00D30F72" w:rsidRPr="00CD2481" w:rsidRDefault="00D30F72" w:rsidP="0048119D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Audit log update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AC16222" w14:textId="371D7239" w:rsidR="00D30F72" w:rsidRPr="00CD2481" w:rsidRDefault="00D30F72" w:rsidP="0048119D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8D5402E" w14:textId="77777777" w:rsidR="002F2FCB" w:rsidRPr="00CD2481" w:rsidRDefault="002F2FCB" w:rsidP="002F2FCB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77505CC" w14:textId="7DB39E27" w:rsidR="002F2FCB" w:rsidRPr="00CD2481" w:rsidRDefault="007335E9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Create Care Plan</w:t>
      </w:r>
    </w:p>
    <w:p w14:paraId="12A5CD71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5CCBB21C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0D7CB4D1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179DCA29" w14:textId="77777777" w:rsidR="003B64B1" w:rsidRPr="00CD2481" w:rsidRDefault="003B64B1" w:rsidP="00D56861">
      <w:pPr>
        <w:pStyle w:val="ListParagraph"/>
        <w:ind w:left="1092"/>
        <w:rPr>
          <w:rFonts w:asciiTheme="minorHAnsi" w:hAnsiTheme="minorHAnsi" w:cstheme="minorHAnsi"/>
        </w:rPr>
      </w:pPr>
    </w:p>
    <w:p w14:paraId="043164D6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spellStart"/>
      <w:r w:rsidRPr="00CD2481">
        <w:rPr>
          <w:rFonts w:asciiTheme="minorHAnsi" w:hAnsiTheme="minorHAnsi" w:cstheme="minorHAnsi"/>
          <w:lang w:val="en-US"/>
        </w:rPr>
        <w:t>careplans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75F60DFA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7B831E69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792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5544"/>
      </w:tblGrid>
      <w:tr w:rsidR="003B64B1" w:rsidRPr="00CD2481" w14:paraId="2B2483A5" w14:textId="77777777" w:rsidTr="003B64B1">
        <w:trPr>
          <w:trHeight w:val="300"/>
        </w:trPr>
        <w:tc>
          <w:tcPr>
            <w:tcW w:w="1906" w:type="dxa"/>
            <w:shd w:val="clear" w:color="auto" w:fill="0070C0"/>
            <w:hideMark/>
          </w:tcPr>
          <w:p w14:paraId="7032A63E" w14:textId="77777777" w:rsidR="003B64B1" w:rsidRPr="00CD2481" w:rsidRDefault="003B64B1" w:rsidP="00D56861">
            <w:pPr>
              <w:pStyle w:val="ListParagraph"/>
              <w:ind w:left="1092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6014" w:type="dxa"/>
            <w:shd w:val="clear" w:color="auto" w:fill="0070C0"/>
            <w:hideMark/>
          </w:tcPr>
          <w:p w14:paraId="13291C04" w14:textId="77777777" w:rsidR="003B64B1" w:rsidRPr="00CD2481" w:rsidRDefault="003B64B1" w:rsidP="00D56861">
            <w:pPr>
              <w:pStyle w:val="ListParagraph"/>
              <w:ind w:left="1092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B64B1" w:rsidRPr="00CD2481" w14:paraId="1E5B18C5" w14:textId="77777777" w:rsidTr="003B64B1">
        <w:trPr>
          <w:trHeight w:val="300"/>
        </w:trPr>
        <w:tc>
          <w:tcPr>
            <w:tcW w:w="1906" w:type="dxa"/>
            <w:hideMark/>
          </w:tcPr>
          <w:p w14:paraId="32DB21A4" w14:textId="77777777" w:rsidR="003B64B1" w:rsidRPr="00CD2481" w:rsidRDefault="003B64B1" w:rsidP="00D56861">
            <w:pPr>
              <w:pStyle w:val="ListParagraph"/>
              <w:ind w:left="1092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6014" w:type="dxa"/>
            <w:hideMark/>
          </w:tcPr>
          <w:p w14:paraId="5828553E" w14:textId="77777777" w:rsidR="003B64B1" w:rsidRPr="00CD2481" w:rsidRDefault="003B64B1" w:rsidP="00D56861">
            <w:pPr>
              <w:pStyle w:val="ListParagraph"/>
              <w:ind w:left="1092"/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Specifies</w:t>
            </w:r>
            <w:proofErr w:type="gramEnd"/>
            <w:r w:rsidRPr="00CD2481">
              <w:rPr>
                <w:rFonts w:asciiTheme="minorHAnsi" w:hAnsiTheme="minorHAnsi" w:cstheme="minorHAnsi"/>
                <w:lang w:val="en-US"/>
              </w:rPr>
              <w:t xml:space="preserve"> JSON 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B64B1" w:rsidRPr="00CD2481" w14:paraId="4EA5FF31" w14:textId="77777777" w:rsidTr="003B64B1">
        <w:trPr>
          <w:trHeight w:val="300"/>
        </w:trPr>
        <w:tc>
          <w:tcPr>
            <w:tcW w:w="1906" w:type="dxa"/>
            <w:hideMark/>
          </w:tcPr>
          <w:p w14:paraId="27D210F7" w14:textId="77777777" w:rsidR="003B64B1" w:rsidRPr="00CD2481" w:rsidRDefault="003B64B1" w:rsidP="00D56861">
            <w:pPr>
              <w:pStyle w:val="ListParagraph"/>
              <w:ind w:left="1092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6014" w:type="dxa"/>
            <w:hideMark/>
          </w:tcPr>
          <w:p w14:paraId="280122EF" w14:textId="77777777" w:rsidR="003B64B1" w:rsidRPr="00CD2481" w:rsidRDefault="003B64B1" w:rsidP="00D56861">
            <w:pPr>
              <w:pStyle w:val="ListParagraph"/>
              <w:ind w:left="1092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based authentication token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9164B9F" w14:textId="77777777" w:rsidR="00D56861" w:rsidRPr="00CD2481" w:rsidRDefault="00D56861" w:rsidP="00D56861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063DE8DE" w14:textId="4CE87FFC" w:rsidR="007A432E" w:rsidRPr="00CD2481" w:rsidRDefault="00D56861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699189E2" w14:textId="77777777" w:rsidR="00094F44" w:rsidRPr="00CD2481" w:rsidRDefault="00094F44" w:rsidP="00094F44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37E727C0" w14:textId="6A6380BA" w:rsidR="009C55ED" w:rsidRPr="00CD2481" w:rsidRDefault="009C55ED" w:rsidP="00094F44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{"patientId":"uuid","protocolId":"uuid","startDate":"2026-01-</w:t>
      </w:r>
      <w:proofErr w:type="gramStart"/>
      <w:r w:rsidRPr="00CD2481">
        <w:rPr>
          <w:rFonts w:asciiTheme="minorHAnsi" w:hAnsiTheme="minorHAnsi" w:cstheme="minorHAnsi"/>
          <w:lang w:val="en-US"/>
        </w:rPr>
        <w:t>01"}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5D92C089" w14:textId="77777777" w:rsidR="009C55ED" w:rsidRPr="00CD2481" w:rsidRDefault="009C55ED" w:rsidP="00094F44">
      <w:pPr>
        <w:pStyle w:val="ListParagraph"/>
        <w:ind w:left="1278"/>
        <w:rPr>
          <w:rFonts w:asciiTheme="minorHAnsi" w:hAnsiTheme="minorHAnsi" w:cstheme="minorHAnsi"/>
        </w:rPr>
      </w:pPr>
    </w:p>
    <w:tbl>
      <w:tblPr>
        <w:tblW w:w="765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710"/>
        <w:gridCol w:w="2070"/>
        <w:gridCol w:w="2430"/>
      </w:tblGrid>
      <w:tr w:rsidR="007B1471" w:rsidRPr="00CD2481" w14:paraId="29E13BB9" w14:textId="77777777" w:rsidTr="00CA0A46">
        <w:trPr>
          <w:trHeight w:val="300"/>
        </w:trPr>
        <w:tc>
          <w:tcPr>
            <w:tcW w:w="1440" w:type="dxa"/>
            <w:shd w:val="clear" w:color="auto" w:fill="0070C0"/>
            <w:hideMark/>
          </w:tcPr>
          <w:p w14:paraId="4F2227C2" w14:textId="7A7A26E3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</w:p>
        </w:tc>
        <w:tc>
          <w:tcPr>
            <w:tcW w:w="1710" w:type="dxa"/>
            <w:shd w:val="clear" w:color="auto" w:fill="0070C0"/>
            <w:hideMark/>
          </w:tcPr>
          <w:p w14:paraId="6C5C1E95" w14:textId="3B32D2D1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</w:p>
        </w:tc>
        <w:tc>
          <w:tcPr>
            <w:tcW w:w="2070" w:type="dxa"/>
            <w:shd w:val="clear" w:color="auto" w:fill="0070C0"/>
            <w:hideMark/>
          </w:tcPr>
          <w:p w14:paraId="250E238E" w14:textId="27CE7B9C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</w:p>
        </w:tc>
        <w:tc>
          <w:tcPr>
            <w:tcW w:w="2430" w:type="dxa"/>
            <w:shd w:val="clear" w:color="auto" w:fill="0070C0"/>
            <w:hideMark/>
          </w:tcPr>
          <w:p w14:paraId="2A76C7F1" w14:textId="3768E7CA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</w:p>
        </w:tc>
      </w:tr>
      <w:tr w:rsidR="007B1471" w:rsidRPr="00CD2481" w14:paraId="681298E8" w14:textId="77777777" w:rsidTr="00CA0A46">
        <w:trPr>
          <w:trHeight w:val="300"/>
        </w:trPr>
        <w:tc>
          <w:tcPr>
            <w:tcW w:w="1440" w:type="dxa"/>
            <w:hideMark/>
          </w:tcPr>
          <w:p w14:paraId="40BCF383" w14:textId="35049DD4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</w:p>
        </w:tc>
        <w:tc>
          <w:tcPr>
            <w:tcW w:w="1710" w:type="dxa"/>
            <w:hideMark/>
          </w:tcPr>
          <w:p w14:paraId="2BD6B11F" w14:textId="0D27A6E2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</w:p>
        </w:tc>
        <w:tc>
          <w:tcPr>
            <w:tcW w:w="2070" w:type="dxa"/>
            <w:hideMark/>
          </w:tcPr>
          <w:p w14:paraId="6655C581" w14:textId="4539EFE9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</w:p>
        </w:tc>
        <w:tc>
          <w:tcPr>
            <w:tcW w:w="2430" w:type="dxa"/>
            <w:hideMark/>
          </w:tcPr>
          <w:p w14:paraId="0386DE80" w14:textId="5AB5A63E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</w:p>
        </w:tc>
      </w:tr>
      <w:tr w:rsidR="007B1471" w:rsidRPr="00CD2481" w14:paraId="2292804F" w14:textId="77777777" w:rsidTr="00CA0A46">
        <w:trPr>
          <w:trHeight w:val="300"/>
        </w:trPr>
        <w:tc>
          <w:tcPr>
            <w:tcW w:w="1440" w:type="dxa"/>
            <w:hideMark/>
          </w:tcPr>
          <w:p w14:paraId="2C80F644" w14:textId="05B7883F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protocolId</w:t>
            </w:r>
            <w:proofErr w:type="spellEnd"/>
          </w:p>
        </w:tc>
        <w:tc>
          <w:tcPr>
            <w:tcW w:w="1710" w:type="dxa"/>
            <w:hideMark/>
          </w:tcPr>
          <w:p w14:paraId="6A745D73" w14:textId="6CF285B1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</w:p>
        </w:tc>
        <w:tc>
          <w:tcPr>
            <w:tcW w:w="2070" w:type="dxa"/>
            <w:hideMark/>
          </w:tcPr>
          <w:p w14:paraId="0D320150" w14:textId="2EFFC8F8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</w:p>
        </w:tc>
        <w:tc>
          <w:tcPr>
            <w:tcW w:w="2430" w:type="dxa"/>
            <w:hideMark/>
          </w:tcPr>
          <w:p w14:paraId="52690931" w14:textId="25CD9AB4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Protocol reference</w:t>
            </w:r>
          </w:p>
        </w:tc>
      </w:tr>
      <w:tr w:rsidR="007B1471" w:rsidRPr="00CD2481" w14:paraId="3113F1C4" w14:textId="77777777" w:rsidTr="00CA0A46">
        <w:trPr>
          <w:trHeight w:val="300"/>
        </w:trPr>
        <w:tc>
          <w:tcPr>
            <w:tcW w:w="1440" w:type="dxa"/>
            <w:hideMark/>
          </w:tcPr>
          <w:p w14:paraId="69511291" w14:textId="5BB49F3D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startDate</w:t>
            </w:r>
            <w:proofErr w:type="spellEnd"/>
          </w:p>
        </w:tc>
        <w:tc>
          <w:tcPr>
            <w:tcW w:w="1710" w:type="dxa"/>
            <w:hideMark/>
          </w:tcPr>
          <w:p w14:paraId="66422388" w14:textId="3B4DDBAD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Date</w:t>
            </w:r>
          </w:p>
        </w:tc>
        <w:tc>
          <w:tcPr>
            <w:tcW w:w="2070" w:type="dxa"/>
            <w:hideMark/>
          </w:tcPr>
          <w:p w14:paraId="125A16F7" w14:textId="34F140A2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</w:p>
        </w:tc>
        <w:tc>
          <w:tcPr>
            <w:tcW w:w="2430" w:type="dxa"/>
            <w:hideMark/>
          </w:tcPr>
          <w:p w14:paraId="252FAD31" w14:textId="264956F4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Start date</w:t>
            </w:r>
          </w:p>
        </w:tc>
      </w:tr>
      <w:tr w:rsidR="007B1471" w:rsidRPr="00CD2481" w14:paraId="7F9379E4" w14:textId="77777777" w:rsidTr="00CA0A46">
        <w:trPr>
          <w:trHeight w:val="300"/>
        </w:trPr>
        <w:tc>
          <w:tcPr>
            <w:tcW w:w="1440" w:type="dxa"/>
            <w:hideMark/>
          </w:tcPr>
          <w:p w14:paraId="652EB22F" w14:textId="669988C8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endDate</w:t>
            </w:r>
            <w:proofErr w:type="spellEnd"/>
          </w:p>
        </w:tc>
        <w:tc>
          <w:tcPr>
            <w:tcW w:w="1710" w:type="dxa"/>
            <w:hideMark/>
          </w:tcPr>
          <w:p w14:paraId="4B76A7F0" w14:textId="2B215F10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Date</w:t>
            </w:r>
          </w:p>
        </w:tc>
        <w:tc>
          <w:tcPr>
            <w:tcW w:w="2070" w:type="dxa"/>
            <w:hideMark/>
          </w:tcPr>
          <w:p w14:paraId="22158D7D" w14:textId="3A48ACB3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</w:p>
        </w:tc>
        <w:tc>
          <w:tcPr>
            <w:tcW w:w="2430" w:type="dxa"/>
            <w:hideMark/>
          </w:tcPr>
          <w:p w14:paraId="2FE1AC15" w14:textId="1116183C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End date</w:t>
            </w:r>
          </w:p>
        </w:tc>
      </w:tr>
      <w:tr w:rsidR="007B1471" w:rsidRPr="00CD2481" w14:paraId="3E0A3644" w14:textId="77777777" w:rsidTr="00CA0A46">
        <w:trPr>
          <w:trHeight w:val="300"/>
        </w:trPr>
        <w:tc>
          <w:tcPr>
            <w:tcW w:w="1440" w:type="dxa"/>
            <w:hideMark/>
          </w:tcPr>
          <w:p w14:paraId="57B81EFB" w14:textId="4056C7E9" w:rsidR="007B1471" w:rsidRPr="00CD2481" w:rsidRDefault="00CE6C70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</w:t>
            </w:r>
            <w:r w:rsidR="007B1471" w:rsidRPr="00CD2481">
              <w:rPr>
                <w:rFonts w:asciiTheme="minorHAnsi" w:hAnsiTheme="minorHAnsi" w:cstheme="minorHAnsi"/>
                <w:lang w:val="en-US"/>
              </w:rPr>
              <w:t>otes</w:t>
            </w:r>
          </w:p>
        </w:tc>
        <w:tc>
          <w:tcPr>
            <w:tcW w:w="1710" w:type="dxa"/>
            <w:hideMark/>
          </w:tcPr>
          <w:p w14:paraId="4D896677" w14:textId="4EF8B573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</w:p>
        </w:tc>
        <w:tc>
          <w:tcPr>
            <w:tcW w:w="2070" w:type="dxa"/>
            <w:hideMark/>
          </w:tcPr>
          <w:p w14:paraId="2B2CB08F" w14:textId="3655EAEC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</w:p>
        </w:tc>
        <w:tc>
          <w:tcPr>
            <w:tcW w:w="2430" w:type="dxa"/>
            <w:hideMark/>
          </w:tcPr>
          <w:p w14:paraId="6C7E22CE" w14:textId="19223A07" w:rsidR="007B1471" w:rsidRPr="00CD2481" w:rsidRDefault="007B1471" w:rsidP="00CA0A4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Clinical notes</w:t>
            </w:r>
          </w:p>
        </w:tc>
      </w:tr>
    </w:tbl>
    <w:p w14:paraId="7ADF8CA0" w14:textId="77777777" w:rsidR="009C55ED" w:rsidRPr="00CD2481" w:rsidRDefault="009C55ED" w:rsidP="00094F44">
      <w:pPr>
        <w:pStyle w:val="ListParagraph"/>
        <w:ind w:left="1278"/>
        <w:rPr>
          <w:rFonts w:asciiTheme="minorHAnsi" w:hAnsiTheme="minorHAnsi" w:cstheme="minorHAnsi"/>
        </w:rPr>
      </w:pPr>
    </w:p>
    <w:p w14:paraId="25A52E28" w14:textId="3EC9FCEF" w:rsidR="00D56861" w:rsidRPr="00CD2481" w:rsidRDefault="00D56861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Response</w:t>
      </w:r>
    </w:p>
    <w:p w14:paraId="7D920E5B" w14:textId="77777777" w:rsidR="0060765D" w:rsidRPr="00CD2481" w:rsidRDefault="0060765D" w:rsidP="0060765D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453E3991" w14:textId="7EE1B435" w:rsidR="0060765D" w:rsidRPr="00CD2481" w:rsidRDefault="00F9165C" w:rsidP="0060765D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{"status":"success","data</w:t>
      </w:r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"carePlanId":"uuid","status":"</w:t>
      </w:r>
      <w:proofErr w:type="gramStart"/>
      <w:r w:rsidRPr="00CD2481">
        <w:rPr>
          <w:rFonts w:asciiTheme="minorHAnsi" w:hAnsiTheme="minorHAnsi" w:cstheme="minorHAnsi"/>
          <w:lang w:val="en-US"/>
        </w:rPr>
        <w:t>DRAFT"}}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774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071"/>
        <w:gridCol w:w="2801"/>
      </w:tblGrid>
      <w:tr w:rsidR="00DA1AB1" w:rsidRPr="00CD2481" w14:paraId="7E92BF98" w14:textId="77777777" w:rsidTr="00DA1AB1">
        <w:trPr>
          <w:trHeight w:val="300"/>
        </w:trPr>
        <w:tc>
          <w:tcPr>
            <w:tcW w:w="2868" w:type="dxa"/>
            <w:shd w:val="clear" w:color="auto" w:fill="0070C0"/>
            <w:hideMark/>
          </w:tcPr>
          <w:p w14:paraId="369D434E" w14:textId="77777777" w:rsidR="00DA1AB1" w:rsidRPr="00CD2481" w:rsidRDefault="00DA1AB1" w:rsidP="00DA1AB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71" w:type="dxa"/>
            <w:shd w:val="clear" w:color="auto" w:fill="0070C0"/>
            <w:hideMark/>
          </w:tcPr>
          <w:p w14:paraId="4A2BDEDA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01" w:type="dxa"/>
            <w:shd w:val="clear" w:color="auto" w:fill="0070C0"/>
            <w:hideMark/>
          </w:tcPr>
          <w:p w14:paraId="10113108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A1AB1" w:rsidRPr="00CD2481" w14:paraId="7034BABD" w14:textId="77777777" w:rsidTr="00DA1AB1">
        <w:trPr>
          <w:trHeight w:val="300"/>
        </w:trPr>
        <w:tc>
          <w:tcPr>
            <w:tcW w:w="2868" w:type="dxa"/>
            <w:hideMark/>
          </w:tcPr>
          <w:p w14:paraId="5ECD1331" w14:textId="77777777" w:rsidR="00DA1AB1" w:rsidRPr="00CD2481" w:rsidRDefault="00DA1AB1" w:rsidP="00DA1AB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71" w:type="dxa"/>
            <w:hideMark/>
          </w:tcPr>
          <w:p w14:paraId="7C662B12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01" w:type="dxa"/>
            <w:hideMark/>
          </w:tcPr>
          <w:p w14:paraId="768F3D6F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A1AB1" w:rsidRPr="00CD2481" w14:paraId="7A881059" w14:textId="77777777" w:rsidTr="00DA1AB1">
        <w:trPr>
          <w:trHeight w:val="300"/>
        </w:trPr>
        <w:tc>
          <w:tcPr>
            <w:tcW w:w="2868" w:type="dxa"/>
            <w:hideMark/>
          </w:tcPr>
          <w:p w14:paraId="31ECE8C3" w14:textId="77777777" w:rsidR="00DA1AB1" w:rsidRPr="00CD2481" w:rsidRDefault="00DA1AB1" w:rsidP="00DA1AB1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data.carePlanId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71" w:type="dxa"/>
            <w:hideMark/>
          </w:tcPr>
          <w:p w14:paraId="68AA3D4E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01" w:type="dxa"/>
            <w:hideMark/>
          </w:tcPr>
          <w:p w14:paraId="65FEC994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Care plan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A1AB1" w:rsidRPr="00CD2481" w14:paraId="1AC306D8" w14:textId="77777777" w:rsidTr="00DA1AB1">
        <w:trPr>
          <w:trHeight w:val="300"/>
        </w:trPr>
        <w:tc>
          <w:tcPr>
            <w:tcW w:w="2868" w:type="dxa"/>
            <w:hideMark/>
          </w:tcPr>
          <w:p w14:paraId="50E82183" w14:textId="77777777" w:rsidR="00DA1AB1" w:rsidRPr="00CD2481" w:rsidRDefault="00DA1AB1" w:rsidP="00DA1AB1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data.status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71" w:type="dxa"/>
            <w:hideMark/>
          </w:tcPr>
          <w:p w14:paraId="745A901A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01" w:type="dxa"/>
            <w:hideMark/>
          </w:tcPr>
          <w:p w14:paraId="51573CC4" w14:textId="77777777" w:rsidR="00DA1AB1" w:rsidRPr="00CD2481" w:rsidRDefault="00DA1AB1" w:rsidP="00DA1AB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Plan state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1D788C9" w14:textId="77777777" w:rsidR="00F9165C" w:rsidRPr="00CD2481" w:rsidRDefault="00F9165C" w:rsidP="0060765D">
      <w:pPr>
        <w:pStyle w:val="ListParagraph"/>
        <w:ind w:left="1278"/>
        <w:rPr>
          <w:rFonts w:asciiTheme="minorHAnsi" w:hAnsiTheme="minorHAnsi" w:cstheme="minorHAnsi"/>
        </w:rPr>
      </w:pPr>
    </w:p>
    <w:p w14:paraId="23A1D5B8" w14:textId="317DF2D8" w:rsidR="00D56861" w:rsidRPr="00CD2481" w:rsidRDefault="00D56861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</w:t>
      </w:r>
    </w:p>
    <w:p w14:paraId="4D74B8B7" w14:textId="77777777" w:rsidR="00023ED6" w:rsidRPr="00CD2481" w:rsidRDefault="00023ED6" w:rsidP="00023ED6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0769848A" w14:textId="52CB3B8E" w:rsidR="00023ED6" w:rsidRPr="00CD2481" w:rsidRDefault="00023ED6" w:rsidP="0048119D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patient &amp; protocol</w:t>
      </w:r>
      <w:r w:rsidRPr="00CD2481">
        <w:rPr>
          <w:rFonts w:asciiTheme="minorHAnsi" w:hAnsiTheme="minorHAnsi" w:cstheme="minorHAnsi"/>
        </w:rPr>
        <w:t> </w:t>
      </w:r>
    </w:p>
    <w:p w14:paraId="760E57DA" w14:textId="59B88C87" w:rsidR="00023ED6" w:rsidRPr="00CD2481" w:rsidRDefault="00023ED6" w:rsidP="0048119D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Check consent</w:t>
      </w:r>
      <w:r w:rsidRPr="00CD2481">
        <w:rPr>
          <w:rFonts w:asciiTheme="minorHAnsi" w:hAnsiTheme="minorHAnsi" w:cstheme="minorHAnsi"/>
        </w:rPr>
        <w:t> </w:t>
      </w:r>
    </w:p>
    <w:p w14:paraId="1F4D4F77" w14:textId="17F3FDFF" w:rsidR="00023ED6" w:rsidRPr="00CD2481" w:rsidRDefault="00023ED6" w:rsidP="0048119D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Create care plan</w:t>
      </w:r>
      <w:r w:rsidRPr="00CD2481">
        <w:rPr>
          <w:rFonts w:asciiTheme="minorHAnsi" w:hAnsiTheme="minorHAnsi" w:cstheme="minorHAnsi"/>
        </w:rPr>
        <w:t> </w:t>
      </w:r>
    </w:p>
    <w:p w14:paraId="73EE5913" w14:textId="0663E925" w:rsidR="00023ED6" w:rsidRPr="00CD2481" w:rsidRDefault="00023ED6" w:rsidP="0048119D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Persist data</w:t>
      </w:r>
      <w:r w:rsidRPr="00CD2481">
        <w:rPr>
          <w:rFonts w:asciiTheme="minorHAnsi" w:hAnsiTheme="minorHAnsi" w:cstheme="minorHAnsi"/>
        </w:rPr>
        <w:t> </w:t>
      </w:r>
    </w:p>
    <w:p w14:paraId="19DC2DBC" w14:textId="41F3EB2F" w:rsidR="00023ED6" w:rsidRPr="00CD2481" w:rsidRDefault="00023ED6" w:rsidP="0048119D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Publish event</w:t>
      </w:r>
      <w:r w:rsidRPr="00CD2481">
        <w:rPr>
          <w:rFonts w:asciiTheme="minorHAnsi" w:hAnsiTheme="minorHAnsi" w:cstheme="minorHAnsi"/>
        </w:rPr>
        <w:t> </w:t>
      </w:r>
    </w:p>
    <w:p w14:paraId="2ED33447" w14:textId="45925380" w:rsidR="00023ED6" w:rsidRPr="00CD2481" w:rsidRDefault="00023ED6" w:rsidP="0048119D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3A38C354" w14:textId="77777777" w:rsidR="00023ED6" w:rsidRPr="00CD2481" w:rsidRDefault="00023ED6" w:rsidP="00023ED6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6E5ABDBE" w14:textId="6A0542E7" w:rsidR="002F2FCB" w:rsidRPr="00CD2481" w:rsidRDefault="0064735A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Activate Care Plan</w:t>
      </w:r>
    </w:p>
    <w:p w14:paraId="74933087" w14:textId="77777777" w:rsidR="00D222DF" w:rsidRPr="00CD2481" w:rsidRDefault="00D222DF" w:rsidP="00D222DF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7D4C0090" w14:textId="77777777" w:rsidR="00981679" w:rsidRPr="00CD2481" w:rsidRDefault="00981679" w:rsidP="00981679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67BE9D0E" w14:textId="77777777" w:rsidR="00981679" w:rsidRPr="00CD2481" w:rsidRDefault="00981679" w:rsidP="00981679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169C0EF6" w14:textId="77777777" w:rsidR="00981679" w:rsidRPr="00CD2481" w:rsidRDefault="00981679" w:rsidP="00981679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spellStart"/>
      <w:proofErr w:type="gramStart"/>
      <w:r w:rsidRPr="00CD2481">
        <w:rPr>
          <w:rFonts w:asciiTheme="minorHAnsi" w:hAnsiTheme="minorHAnsi" w:cstheme="minorHAnsi"/>
          <w:lang w:val="en-US"/>
        </w:rPr>
        <w:t>careplans</w:t>
      </w:r>
      <w:proofErr w:type="spellEnd"/>
      <w:r w:rsidRPr="00CD2481">
        <w:rPr>
          <w:rFonts w:asciiTheme="minorHAnsi" w:hAnsiTheme="minorHAnsi" w:cstheme="minorHAnsi"/>
          <w:lang w:val="en-US"/>
        </w:rPr>
        <w:t>/{id}/</w:t>
      </w:r>
      <w:proofErr w:type="gramEnd"/>
      <w:r w:rsidRPr="00CD2481">
        <w:rPr>
          <w:rFonts w:asciiTheme="minorHAnsi" w:hAnsiTheme="minorHAnsi" w:cstheme="minorHAnsi"/>
          <w:lang w:val="en-US"/>
        </w:rPr>
        <w:t>activate</w:t>
      </w:r>
      <w:r w:rsidRPr="00CD2481">
        <w:rPr>
          <w:rFonts w:asciiTheme="minorHAnsi" w:hAnsiTheme="minorHAnsi" w:cstheme="minorHAnsi"/>
        </w:rPr>
        <w:t> </w:t>
      </w:r>
    </w:p>
    <w:p w14:paraId="7BF6A3EB" w14:textId="77777777" w:rsidR="00981679" w:rsidRPr="00CD2481" w:rsidRDefault="00981679" w:rsidP="00981679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3FFB632F" w14:textId="77777777" w:rsidR="00981679" w:rsidRPr="00CD2481" w:rsidRDefault="00981679" w:rsidP="00981679">
      <w:pPr>
        <w:pStyle w:val="ListParagraph"/>
        <w:ind w:left="1092"/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  <w:lang w:val="en-US"/>
        </w:rPr>
        <w:t>HTTP Header:</w:t>
      </w:r>
      <w:r w:rsidRPr="00CD2481">
        <w:rPr>
          <w:rFonts w:asciiTheme="minorHAnsi" w:hAnsiTheme="minorHAnsi" w:cstheme="minorHAnsi"/>
          <w:b/>
          <w:bCs/>
        </w:rPr>
        <w:t> </w:t>
      </w:r>
    </w:p>
    <w:tbl>
      <w:tblPr>
        <w:tblW w:w="8190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3155"/>
        <w:gridCol w:w="3415"/>
      </w:tblGrid>
      <w:tr w:rsidR="00981679" w:rsidRPr="00CD2481" w14:paraId="7DC329D2" w14:textId="77777777" w:rsidTr="00143E2B">
        <w:trPr>
          <w:trHeight w:val="300"/>
        </w:trPr>
        <w:tc>
          <w:tcPr>
            <w:tcW w:w="1620" w:type="dxa"/>
            <w:shd w:val="clear" w:color="auto" w:fill="0070C0"/>
            <w:hideMark/>
          </w:tcPr>
          <w:p w14:paraId="2A18E2CF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155" w:type="dxa"/>
            <w:shd w:val="clear" w:color="auto" w:fill="0070C0"/>
            <w:hideMark/>
          </w:tcPr>
          <w:p w14:paraId="17C1E5C9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15" w:type="dxa"/>
            <w:shd w:val="clear" w:color="auto" w:fill="0070C0"/>
            <w:hideMark/>
          </w:tcPr>
          <w:p w14:paraId="0499078C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81679" w:rsidRPr="00CD2481" w14:paraId="50BFFC91" w14:textId="77777777" w:rsidTr="00143E2B">
        <w:trPr>
          <w:trHeight w:val="300"/>
        </w:trPr>
        <w:tc>
          <w:tcPr>
            <w:tcW w:w="1620" w:type="dxa"/>
            <w:hideMark/>
          </w:tcPr>
          <w:p w14:paraId="432864AF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155" w:type="dxa"/>
            <w:hideMark/>
          </w:tcPr>
          <w:p w14:paraId="7FAB701A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15" w:type="dxa"/>
            <w:hideMark/>
          </w:tcPr>
          <w:p w14:paraId="6EF8902D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Specifies</w:t>
            </w:r>
            <w:proofErr w:type="gramEnd"/>
            <w:r w:rsidRPr="00CD2481">
              <w:rPr>
                <w:rFonts w:asciiTheme="minorHAnsi" w:hAnsiTheme="minorHAnsi" w:cstheme="minorHAnsi"/>
                <w:lang w:val="en-US"/>
              </w:rPr>
              <w:t xml:space="preserve"> JSON 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81679" w:rsidRPr="00CD2481" w14:paraId="6FA31232" w14:textId="77777777" w:rsidTr="00143E2B">
        <w:trPr>
          <w:trHeight w:val="300"/>
        </w:trPr>
        <w:tc>
          <w:tcPr>
            <w:tcW w:w="1620" w:type="dxa"/>
            <w:hideMark/>
          </w:tcPr>
          <w:p w14:paraId="70492801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155" w:type="dxa"/>
            <w:hideMark/>
          </w:tcPr>
          <w:p w14:paraId="4190ACB1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15" w:type="dxa"/>
            <w:hideMark/>
          </w:tcPr>
          <w:p w14:paraId="663DE5BB" w14:textId="77777777" w:rsidR="00981679" w:rsidRPr="00CD2481" w:rsidRDefault="00981679" w:rsidP="0098167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based authentication token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65927127" w14:textId="77777777" w:rsidR="00D222DF" w:rsidRPr="00CD2481" w:rsidRDefault="00D222DF" w:rsidP="00D222DF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53DB8E3F" w14:textId="148C7857" w:rsidR="007154F0" w:rsidRPr="00CD2481" w:rsidRDefault="007154F0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197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2134"/>
        <w:gridCol w:w="2435"/>
        <w:gridCol w:w="2477"/>
      </w:tblGrid>
      <w:tr w:rsidR="00143E2B" w:rsidRPr="00CD2481" w14:paraId="3E9CD256" w14:textId="77777777" w:rsidTr="00143E2B">
        <w:trPr>
          <w:trHeight w:val="300"/>
        </w:trPr>
        <w:tc>
          <w:tcPr>
            <w:tcW w:w="1150" w:type="dxa"/>
            <w:shd w:val="clear" w:color="auto" w:fill="0070C0"/>
            <w:hideMark/>
          </w:tcPr>
          <w:p w14:paraId="4E4AEDDF" w14:textId="77777777" w:rsidR="00143E2B" w:rsidRPr="00CD2481" w:rsidRDefault="00143E2B" w:rsidP="00143E2B">
            <w:pPr>
              <w:ind w:left="55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5" w:type="dxa"/>
            <w:shd w:val="clear" w:color="auto" w:fill="0070C0"/>
            <w:hideMark/>
          </w:tcPr>
          <w:p w14:paraId="2B945875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shd w:val="clear" w:color="auto" w:fill="0070C0"/>
            <w:hideMark/>
          </w:tcPr>
          <w:p w14:paraId="75124F2D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shd w:val="clear" w:color="auto" w:fill="0070C0"/>
            <w:hideMark/>
          </w:tcPr>
          <w:p w14:paraId="5A7466E9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143E2B" w:rsidRPr="00CD2481" w14:paraId="7A995BFC" w14:textId="77777777" w:rsidTr="00143E2B">
        <w:trPr>
          <w:trHeight w:val="300"/>
        </w:trPr>
        <w:tc>
          <w:tcPr>
            <w:tcW w:w="1150" w:type="dxa"/>
            <w:hideMark/>
          </w:tcPr>
          <w:p w14:paraId="213DF0FB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5" w:type="dxa"/>
            <w:hideMark/>
          </w:tcPr>
          <w:p w14:paraId="60528873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hideMark/>
          </w:tcPr>
          <w:p w14:paraId="5949979E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hideMark/>
          </w:tcPr>
          <w:p w14:paraId="774A5B31" w14:textId="77777777" w:rsidR="00143E2B" w:rsidRPr="00CD2481" w:rsidRDefault="00143E2B" w:rsidP="00143E2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Care plan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C254C26" w14:textId="77777777" w:rsidR="00981679" w:rsidRPr="00CD2481" w:rsidRDefault="00981679" w:rsidP="00981679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5B0CC91E" w14:textId="269C918A" w:rsidR="007154F0" w:rsidRPr="00CD2481" w:rsidRDefault="007154F0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Response</w:t>
      </w:r>
    </w:p>
    <w:p w14:paraId="2542621D" w14:textId="77777777" w:rsidR="006873D8" w:rsidRPr="00CD2481" w:rsidRDefault="006873D8" w:rsidP="006873D8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 </w:t>
      </w:r>
    </w:p>
    <w:p w14:paraId="7EBAB9F0" w14:textId="14402FD9" w:rsidR="006873D8" w:rsidRPr="00CD2481" w:rsidRDefault="00880FAF" w:rsidP="00880FAF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              </w:t>
      </w:r>
      <w:r w:rsidR="006873D8"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="006873D8" w:rsidRPr="00CD2481">
        <w:rPr>
          <w:rFonts w:asciiTheme="minorHAnsi" w:hAnsiTheme="minorHAnsi" w:cstheme="minorHAnsi"/>
          <w:lang w:val="en-US"/>
        </w:rPr>
        <w:t>status":"success","message":"Care</w:t>
      </w:r>
      <w:proofErr w:type="spellEnd"/>
      <w:r w:rsidR="006873D8" w:rsidRPr="00CD2481">
        <w:rPr>
          <w:rFonts w:asciiTheme="minorHAnsi" w:hAnsiTheme="minorHAnsi" w:cstheme="minorHAnsi"/>
          <w:lang w:val="en-US"/>
        </w:rPr>
        <w:t xml:space="preserve"> plan </w:t>
      </w:r>
      <w:proofErr w:type="gramStart"/>
      <w:r w:rsidR="006873D8" w:rsidRPr="00CD2481">
        <w:rPr>
          <w:rFonts w:asciiTheme="minorHAnsi" w:hAnsiTheme="minorHAnsi" w:cstheme="minorHAnsi"/>
          <w:lang w:val="en-US"/>
        </w:rPr>
        <w:t>activated"}</w:t>
      </w:r>
      <w:proofErr w:type="gramEnd"/>
      <w:r w:rsidR="006873D8" w:rsidRPr="00CD2481">
        <w:rPr>
          <w:rFonts w:asciiTheme="minorHAnsi" w:hAnsiTheme="minorHAnsi" w:cstheme="minorHAnsi"/>
        </w:rPr>
        <w:t> </w:t>
      </w:r>
    </w:p>
    <w:tbl>
      <w:tblPr>
        <w:tblW w:w="8280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670"/>
        <w:gridCol w:w="3443"/>
      </w:tblGrid>
      <w:tr w:rsidR="008D7B59" w:rsidRPr="00CD2481" w14:paraId="72C3365F" w14:textId="77777777" w:rsidTr="008D7B59">
        <w:trPr>
          <w:trHeight w:val="300"/>
        </w:trPr>
        <w:tc>
          <w:tcPr>
            <w:tcW w:w="2167" w:type="dxa"/>
            <w:shd w:val="clear" w:color="auto" w:fill="0070C0"/>
            <w:hideMark/>
          </w:tcPr>
          <w:p w14:paraId="4F5D06B2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70" w:type="dxa"/>
            <w:shd w:val="clear" w:color="auto" w:fill="0070C0"/>
            <w:hideMark/>
          </w:tcPr>
          <w:p w14:paraId="3ED6AF8F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43" w:type="dxa"/>
            <w:shd w:val="clear" w:color="auto" w:fill="0070C0"/>
            <w:hideMark/>
          </w:tcPr>
          <w:p w14:paraId="4D19D312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D7B59" w:rsidRPr="00CD2481" w14:paraId="75ABC26D" w14:textId="77777777" w:rsidTr="008D7B59">
        <w:trPr>
          <w:trHeight w:val="300"/>
        </w:trPr>
        <w:tc>
          <w:tcPr>
            <w:tcW w:w="2167" w:type="dxa"/>
            <w:hideMark/>
          </w:tcPr>
          <w:p w14:paraId="4609DCBD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70" w:type="dxa"/>
            <w:hideMark/>
          </w:tcPr>
          <w:p w14:paraId="03660CD0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43" w:type="dxa"/>
            <w:hideMark/>
          </w:tcPr>
          <w:p w14:paraId="7D064C58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D7B59" w:rsidRPr="00CD2481" w14:paraId="20210EBF" w14:textId="77777777" w:rsidTr="008D7B59">
        <w:trPr>
          <w:trHeight w:val="300"/>
        </w:trPr>
        <w:tc>
          <w:tcPr>
            <w:tcW w:w="2167" w:type="dxa"/>
            <w:hideMark/>
          </w:tcPr>
          <w:p w14:paraId="594ED68B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70" w:type="dxa"/>
            <w:hideMark/>
          </w:tcPr>
          <w:p w14:paraId="40897195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43" w:type="dxa"/>
            <w:hideMark/>
          </w:tcPr>
          <w:p w14:paraId="73D727DC" w14:textId="77777777" w:rsidR="008D7B59" w:rsidRPr="00CD2481" w:rsidRDefault="008D7B59" w:rsidP="008D7B5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Activation confirmation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755547A" w14:textId="77777777" w:rsidR="007E6DAC" w:rsidRPr="00CD2481" w:rsidRDefault="007E6DAC" w:rsidP="007E6DAC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6259CC16" w14:textId="77777777" w:rsidR="007E6DAC" w:rsidRPr="00CD2481" w:rsidRDefault="007E6DAC" w:rsidP="007E6DAC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0365B42C" w14:textId="4F5CBA30" w:rsidR="007154F0" w:rsidRPr="00CD2481" w:rsidRDefault="007154F0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</w:t>
      </w:r>
    </w:p>
    <w:p w14:paraId="79157C73" w14:textId="77777777" w:rsidR="007154F0" w:rsidRPr="00CD2481" w:rsidRDefault="007154F0" w:rsidP="007154F0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725E8D86" w14:textId="1167AB64" w:rsidR="00C1726F" w:rsidRPr="00CD2481" w:rsidRDefault="00C1726F" w:rsidP="0048119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ID</w:t>
      </w:r>
      <w:r w:rsidRPr="00CD2481">
        <w:rPr>
          <w:rFonts w:asciiTheme="minorHAnsi" w:hAnsiTheme="minorHAnsi" w:cstheme="minorHAnsi"/>
        </w:rPr>
        <w:t> </w:t>
      </w:r>
    </w:p>
    <w:p w14:paraId="30684651" w14:textId="5126D2A0" w:rsidR="00C1726F" w:rsidRPr="00CD2481" w:rsidRDefault="00C1726F" w:rsidP="0048119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Check state</w:t>
      </w:r>
      <w:r w:rsidRPr="00CD2481">
        <w:rPr>
          <w:rFonts w:asciiTheme="minorHAnsi" w:hAnsiTheme="minorHAnsi" w:cstheme="minorHAnsi"/>
        </w:rPr>
        <w:t> </w:t>
      </w:r>
    </w:p>
    <w:p w14:paraId="2B5E55FD" w14:textId="596B1FE9" w:rsidR="00C1726F" w:rsidRPr="00CD2481" w:rsidRDefault="00C1726F" w:rsidP="0048119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Trigger orchestration</w:t>
      </w:r>
      <w:r w:rsidRPr="00CD2481">
        <w:rPr>
          <w:rFonts w:asciiTheme="minorHAnsi" w:hAnsiTheme="minorHAnsi" w:cstheme="minorHAnsi"/>
        </w:rPr>
        <w:t> </w:t>
      </w:r>
    </w:p>
    <w:p w14:paraId="5D15861A" w14:textId="7DB41B09" w:rsidR="00C1726F" w:rsidRPr="00CD2481" w:rsidRDefault="00C1726F" w:rsidP="0048119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Update status</w:t>
      </w:r>
      <w:r w:rsidRPr="00CD2481">
        <w:rPr>
          <w:rFonts w:asciiTheme="minorHAnsi" w:hAnsiTheme="minorHAnsi" w:cstheme="minorHAnsi"/>
        </w:rPr>
        <w:t> </w:t>
      </w:r>
    </w:p>
    <w:p w14:paraId="1DC68052" w14:textId="017E2FF8" w:rsidR="00C1726F" w:rsidRPr="00CD2481" w:rsidRDefault="00C1726F" w:rsidP="0048119D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6AD82B1E" w14:textId="77777777" w:rsidR="00C1726F" w:rsidRPr="00CD2481" w:rsidRDefault="00C1726F" w:rsidP="007154F0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69DAD85F" w14:textId="2A87D31B" w:rsidR="0064735A" w:rsidRPr="00CD2481" w:rsidRDefault="0064735A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Get patient care plans</w:t>
      </w:r>
    </w:p>
    <w:p w14:paraId="5134DEBF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116BF8FA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763B49F0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5B906217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spellStart"/>
      <w:proofErr w:type="gramStart"/>
      <w:r w:rsidRPr="00CD2481">
        <w:rPr>
          <w:rFonts w:asciiTheme="minorHAnsi" w:hAnsiTheme="minorHAnsi" w:cstheme="minorHAnsi"/>
          <w:lang w:val="en-US"/>
        </w:rPr>
        <w:t>careplans</w:t>
      </w:r>
      <w:proofErr w:type="spellEnd"/>
      <w:r w:rsidRPr="00CD2481">
        <w:rPr>
          <w:rFonts w:asciiTheme="minorHAnsi" w:hAnsiTheme="minorHAnsi" w:cstheme="minorHAnsi"/>
          <w:lang w:val="en-US"/>
        </w:rPr>
        <w:t>/{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  <w:lang w:val="en-US"/>
        </w:rPr>
        <w:t>}</w:t>
      </w:r>
      <w:r w:rsidRPr="00CD2481">
        <w:rPr>
          <w:rFonts w:asciiTheme="minorHAnsi" w:hAnsiTheme="minorHAnsi" w:cstheme="minorHAnsi"/>
        </w:rPr>
        <w:t> </w:t>
      </w:r>
    </w:p>
    <w:p w14:paraId="4D0FE765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  <w:r w:rsidRPr="00CD2481">
        <w:rPr>
          <w:rFonts w:asciiTheme="minorHAnsi" w:hAnsiTheme="minorHAnsi" w:cstheme="minorHAnsi"/>
        </w:rPr>
        <w:t> </w:t>
      </w:r>
    </w:p>
    <w:p w14:paraId="762CDBC4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756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880"/>
        <w:gridCol w:w="2880"/>
      </w:tblGrid>
      <w:tr w:rsidR="00325996" w:rsidRPr="00CD2481" w14:paraId="7EC761AF" w14:textId="77777777" w:rsidTr="00325996">
        <w:trPr>
          <w:trHeight w:val="300"/>
        </w:trPr>
        <w:tc>
          <w:tcPr>
            <w:tcW w:w="1805" w:type="dxa"/>
            <w:shd w:val="clear" w:color="auto" w:fill="0070C0"/>
            <w:hideMark/>
          </w:tcPr>
          <w:p w14:paraId="31F7D262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0B4ECDE6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693DB14A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25996" w:rsidRPr="00CD2481" w14:paraId="0093C6A3" w14:textId="77777777" w:rsidTr="00325996">
        <w:trPr>
          <w:trHeight w:val="300"/>
        </w:trPr>
        <w:tc>
          <w:tcPr>
            <w:tcW w:w="1805" w:type="dxa"/>
            <w:hideMark/>
          </w:tcPr>
          <w:p w14:paraId="41FB75CD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66E323CB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32E11949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Specifies</w:t>
            </w:r>
            <w:proofErr w:type="gramEnd"/>
            <w:r w:rsidRPr="00CD2481">
              <w:rPr>
                <w:rFonts w:asciiTheme="minorHAnsi" w:hAnsiTheme="minorHAnsi" w:cstheme="minorHAnsi"/>
                <w:lang w:val="en-US"/>
              </w:rPr>
              <w:t xml:space="preserve"> JSON 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25996" w:rsidRPr="00CD2481" w14:paraId="47CDD940" w14:textId="77777777" w:rsidTr="00325996">
        <w:trPr>
          <w:trHeight w:val="300"/>
        </w:trPr>
        <w:tc>
          <w:tcPr>
            <w:tcW w:w="1805" w:type="dxa"/>
            <w:hideMark/>
          </w:tcPr>
          <w:p w14:paraId="403808C6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40B55831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080520F4" w14:textId="77777777" w:rsidR="00325996" w:rsidRPr="00CD2481" w:rsidRDefault="00325996" w:rsidP="0032599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based authentication token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158F9A5" w14:textId="77777777" w:rsidR="00325996" w:rsidRPr="00CD2481" w:rsidRDefault="00325996" w:rsidP="00325996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1BCE9DFD" w14:textId="77777777" w:rsidR="00496035" w:rsidRPr="00CD2481" w:rsidRDefault="00496035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066EA15B" w14:textId="77777777" w:rsidR="00A73A6B" w:rsidRPr="00CD2481" w:rsidRDefault="00A73A6B" w:rsidP="00A73A6B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tbl>
      <w:tblPr>
        <w:tblW w:w="756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160"/>
        <w:gridCol w:w="2160"/>
        <w:gridCol w:w="2160"/>
      </w:tblGrid>
      <w:tr w:rsidR="00A73A6B" w:rsidRPr="00CD2481" w14:paraId="2431D1D8" w14:textId="77777777" w:rsidTr="00A73A6B">
        <w:trPr>
          <w:trHeight w:val="300"/>
        </w:trPr>
        <w:tc>
          <w:tcPr>
            <w:tcW w:w="1085" w:type="dxa"/>
            <w:shd w:val="clear" w:color="auto" w:fill="0070C0"/>
            <w:hideMark/>
          </w:tcPr>
          <w:p w14:paraId="4E93D9A0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shd w:val="clear" w:color="auto" w:fill="0070C0"/>
            <w:hideMark/>
          </w:tcPr>
          <w:p w14:paraId="1910B7CE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shd w:val="clear" w:color="auto" w:fill="0070C0"/>
            <w:hideMark/>
          </w:tcPr>
          <w:p w14:paraId="31680F43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shd w:val="clear" w:color="auto" w:fill="0070C0"/>
            <w:hideMark/>
          </w:tcPr>
          <w:p w14:paraId="001E4460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73A6B" w:rsidRPr="00CD2481" w14:paraId="1468ABE7" w14:textId="77777777" w:rsidTr="00A73A6B">
        <w:trPr>
          <w:trHeight w:val="300"/>
        </w:trPr>
        <w:tc>
          <w:tcPr>
            <w:tcW w:w="1085" w:type="dxa"/>
            <w:hideMark/>
          </w:tcPr>
          <w:p w14:paraId="264C2370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hideMark/>
          </w:tcPr>
          <w:p w14:paraId="51F84AFD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hideMark/>
          </w:tcPr>
          <w:p w14:paraId="3D61BACE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hideMark/>
          </w:tcPr>
          <w:p w14:paraId="69484414" w14:textId="77777777" w:rsidR="00A73A6B" w:rsidRPr="00CD2481" w:rsidRDefault="00A73A6B" w:rsidP="00A73A6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7F60080" w14:textId="77777777" w:rsidR="00A73A6B" w:rsidRPr="00CD2481" w:rsidRDefault="00A73A6B" w:rsidP="00A73A6B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608FB1D9" w14:textId="77777777" w:rsidR="00496035" w:rsidRPr="00CD2481" w:rsidRDefault="00496035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Response</w:t>
      </w:r>
    </w:p>
    <w:p w14:paraId="2BFC1A8F" w14:textId="77777777" w:rsidR="00E13C30" w:rsidRPr="00CD2481" w:rsidRDefault="00E13C30" w:rsidP="00E13C30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09422B3E" w14:textId="35FC295C" w:rsidR="00DB0BF8" w:rsidRPr="00CD2481" w:rsidRDefault="00DB0BF8" w:rsidP="00E13C30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status":"success","data</w:t>
      </w:r>
      <w:proofErr w:type="spellEnd"/>
      <w:proofErr w:type="gramStart"/>
      <w:r w:rsidRPr="00CD2481">
        <w:rPr>
          <w:rFonts w:asciiTheme="minorHAnsi" w:hAnsiTheme="minorHAnsi" w:cstheme="minorHAnsi"/>
          <w:lang w:val="en-US"/>
        </w:rPr>
        <w:t>":[</w:t>
      </w:r>
      <w:proofErr w:type="gramEnd"/>
      <w:r w:rsidRPr="00CD2481">
        <w:rPr>
          <w:rFonts w:asciiTheme="minorHAnsi" w:hAnsiTheme="minorHAnsi" w:cstheme="minorHAnsi"/>
          <w:lang w:val="en-US"/>
        </w:rPr>
        <w:t>]}</w:t>
      </w:r>
      <w:r w:rsidRPr="00CD2481">
        <w:rPr>
          <w:rFonts w:asciiTheme="minorHAnsi" w:hAnsiTheme="minorHAnsi" w:cstheme="minorHAnsi"/>
        </w:rPr>
        <w:t> </w:t>
      </w:r>
    </w:p>
    <w:p w14:paraId="315A8626" w14:textId="77777777" w:rsidR="00DB0BF8" w:rsidRPr="00CD2481" w:rsidRDefault="00DB0BF8" w:rsidP="00E13C30">
      <w:pPr>
        <w:pStyle w:val="ListParagraph"/>
        <w:ind w:left="1278"/>
        <w:rPr>
          <w:rFonts w:asciiTheme="minorHAnsi" w:hAnsiTheme="minorHAnsi" w:cstheme="minorHAnsi"/>
          <w:u w:val="single"/>
        </w:rPr>
      </w:pPr>
    </w:p>
    <w:tbl>
      <w:tblPr>
        <w:tblW w:w="756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880"/>
        <w:gridCol w:w="2880"/>
      </w:tblGrid>
      <w:tr w:rsidR="00206EDC" w:rsidRPr="00CD2481" w14:paraId="4BBAF58C" w14:textId="77777777" w:rsidTr="00206EDC">
        <w:trPr>
          <w:trHeight w:val="300"/>
        </w:trPr>
        <w:tc>
          <w:tcPr>
            <w:tcW w:w="1805" w:type="dxa"/>
            <w:shd w:val="clear" w:color="auto" w:fill="0070C0"/>
            <w:hideMark/>
          </w:tcPr>
          <w:p w14:paraId="34411C0E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40DE16FC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2324897B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206EDC" w:rsidRPr="00CD2481" w14:paraId="712E0D04" w14:textId="77777777" w:rsidTr="00206EDC">
        <w:trPr>
          <w:trHeight w:val="300"/>
        </w:trPr>
        <w:tc>
          <w:tcPr>
            <w:tcW w:w="1805" w:type="dxa"/>
            <w:hideMark/>
          </w:tcPr>
          <w:p w14:paraId="5E6AC8BC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41A3BC13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4172EE55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206EDC" w:rsidRPr="00CD2481" w14:paraId="381AEA2D" w14:textId="77777777" w:rsidTr="00206EDC">
        <w:trPr>
          <w:trHeight w:val="300"/>
        </w:trPr>
        <w:tc>
          <w:tcPr>
            <w:tcW w:w="1805" w:type="dxa"/>
            <w:hideMark/>
          </w:tcPr>
          <w:p w14:paraId="0EB64000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00C2090F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2EE23BBF" w14:textId="77777777" w:rsidR="00206EDC" w:rsidRPr="00CD2481" w:rsidRDefault="00206EDC" w:rsidP="00206ED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Care plan list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C3D403A" w14:textId="77777777" w:rsidR="00206EDC" w:rsidRPr="00CD2481" w:rsidRDefault="00206EDC" w:rsidP="00E13C30">
      <w:pPr>
        <w:pStyle w:val="ListParagraph"/>
        <w:ind w:left="1278"/>
        <w:rPr>
          <w:rFonts w:asciiTheme="minorHAnsi" w:hAnsiTheme="minorHAnsi" w:cstheme="minorHAnsi"/>
          <w:u w:val="single"/>
        </w:rPr>
      </w:pPr>
    </w:p>
    <w:p w14:paraId="03A6C1DB" w14:textId="77777777" w:rsidR="00496035" w:rsidRPr="00CD2481" w:rsidRDefault="00496035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Processing steps</w:t>
      </w:r>
    </w:p>
    <w:p w14:paraId="19283D52" w14:textId="211FBE58" w:rsidR="000B016C" w:rsidRPr="00CD2481" w:rsidRDefault="000B016C" w:rsidP="0048119D">
      <w:pPr>
        <w:pStyle w:val="paragraph"/>
        <w:numPr>
          <w:ilvl w:val="5"/>
          <w:numId w:val="1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</w:t>
      </w:r>
      <w:proofErr w:type="spell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patientId</w:t>
      </w:r>
      <w:proofErr w:type="spellEnd"/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7C53C5F" w14:textId="59D5F4D5" w:rsidR="000B016C" w:rsidRPr="00CD2481" w:rsidRDefault="000B016C" w:rsidP="0048119D">
      <w:pPr>
        <w:pStyle w:val="paragraph"/>
        <w:numPr>
          <w:ilvl w:val="5"/>
          <w:numId w:val="1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lastRenderedPageBreak/>
        <w:t xml:space="preserve"> Fetch data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4A9CA3A" w14:textId="001E786F" w:rsidR="000B016C" w:rsidRPr="00CD2481" w:rsidRDefault="000B016C" w:rsidP="0048119D">
      <w:pPr>
        <w:pStyle w:val="paragraph"/>
        <w:numPr>
          <w:ilvl w:val="5"/>
          <w:numId w:val="1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Apply RBAC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0BFD203" w14:textId="2BFEE0C4" w:rsidR="000B016C" w:rsidRPr="00CD2481" w:rsidRDefault="000B016C" w:rsidP="0048119D">
      <w:pPr>
        <w:pStyle w:val="paragraph"/>
        <w:numPr>
          <w:ilvl w:val="5"/>
          <w:numId w:val="1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6ED4A06" w14:textId="77777777" w:rsidR="000B016C" w:rsidRPr="00CD2481" w:rsidRDefault="000B016C" w:rsidP="000B016C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1C277CCE" w14:textId="77777777" w:rsidR="007154F0" w:rsidRPr="00CD2481" w:rsidRDefault="007154F0" w:rsidP="00496035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0998DAA7" w14:textId="5423230D" w:rsidR="0064735A" w:rsidRPr="00CD2481" w:rsidRDefault="0064735A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Update care plan</w:t>
      </w:r>
    </w:p>
    <w:p w14:paraId="06DCDE3A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16BAB221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13506CB0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0F666778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spellStart"/>
      <w:proofErr w:type="gramStart"/>
      <w:r w:rsidRPr="00CD2481">
        <w:rPr>
          <w:rFonts w:asciiTheme="minorHAnsi" w:hAnsiTheme="minorHAnsi" w:cstheme="minorHAnsi"/>
          <w:lang w:val="en-US"/>
        </w:rPr>
        <w:t>careplans</w:t>
      </w:r>
      <w:proofErr w:type="spellEnd"/>
      <w:r w:rsidRPr="00CD2481">
        <w:rPr>
          <w:rFonts w:asciiTheme="minorHAnsi" w:hAnsiTheme="minorHAnsi" w:cstheme="minorHAnsi"/>
          <w:lang w:val="en-US"/>
        </w:rPr>
        <w:t>/{</w:t>
      </w:r>
      <w:proofErr w:type="gramEnd"/>
      <w:r w:rsidRPr="00CD2481">
        <w:rPr>
          <w:rFonts w:asciiTheme="minorHAnsi" w:hAnsiTheme="minorHAnsi" w:cstheme="minorHAnsi"/>
          <w:lang w:val="en-US"/>
        </w:rPr>
        <w:t>id}</w:t>
      </w:r>
      <w:r w:rsidRPr="00CD2481">
        <w:rPr>
          <w:rFonts w:asciiTheme="minorHAnsi" w:hAnsiTheme="minorHAnsi" w:cstheme="minorHAnsi"/>
        </w:rPr>
        <w:t> </w:t>
      </w:r>
    </w:p>
    <w:p w14:paraId="669C1DAA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PUT</w:t>
      </w:r>
      <w:r w:rsidRPr="00CD2481">
        <w:rPr>
          <w:rFonts w:asciiTheme="minorHAnsi" w:hAnsiTheme="minorHAnsi" w:cstheme="minorHAnsi"/>
        </w:rPr>
        <w:t> </w:t>
      </w:r>
    </w:p>
    <w:p w14:paraId="0E2AF002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7565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880"/>
        <w:gridCol w:w="2880"/>
      </w:tblGrid>
      <w:tr w:rsidR="00B06502" w:rsidRPr="00CD2481" w14:paraId="5C6DDB2D" w14:textId="77777777" w:rsidTr="00B06502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04629C3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EBCD7AF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DAB371A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06502" w:rsidRPr="00CD2481" w14:paraId="65EC7681" w14:textId="77777777" w:rsidTr="00B06502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3B90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0AEE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43F8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Specifies</w:t>
            </w:r>
            <w:proofErr w:type="gramEnd"/>
            <w:r w:rsidRPr="00CD2481">
              <w:rPr>
                <w:rFonts w:asciiTheme="minorHAnsi" w:hAnsiTheme="minorHAnsi" w:cstheme="minorHAnsi"/>
                <w:lang w:val="en-US"/>
              </w:rPr>
              <w:t xml:space="preserve"> JSON 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06502" w:rsidRPr="00CD2481" w14:paraId="33764C9C" w14:textId="77777777" w:rsidTr="00B06502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24E8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9D4A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04E2" w14:textId="77777777" w:rsidR="00B06502" w:rsidRPr="00CD2481" w:rsidRDefault="00B06502" w:rsidP="00B0650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based authentication token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61A96FF" w14:textId="77777777" w:rsidR="00B06502" w:rsidRPr="00CD2481" w:rsidRDefault="00B06502" w:rsidP="00B06502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6251B6B6" w14:textId="77777777" w:rsidR="00496035" w:rsidRPr="00CD2481" w:rsidRDefault="00496035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0BFC1C15" w14:textId="77777777" w:rsidR="002F3442" w:rsidRPr="00CD2481" w:rsidRDefault="002F3442" w:rsidP="002F3442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39CE95A7" w14:textId="77777777" w:rsidR="002F3442" w:rsidRPr="00CD2481" w:rsidRDefault="002F3442" w:rsidP="002F3442">
      <w:pPr>
        <w:pStyle w:val="ListParagraph"/>
        <w:ind w:left="1278"/>
        <w:rPr>
          <w:rFonts w:asciiTheme="minorHAnsi" w:hAnsiTheme="minorHAnsi" w:cstheme="minorHAnsi"/>
          <w:lang w:val="en-US"/>
        </w:rPr>
      </w:pPr>
      <w:r w:rsidRPr="00CD2481">
        <w:rPr>
          <w:rFonts w:asciiTheme="minorHAnsi" w:hAnsiTheme="minorHAnsi" w:cstheme="minorHAnsi"/>
          <w:lang w:val="en-US"/>
        </w:rPr>
        <w:t>{"endDate":"2026-06-01","notes":"</w:t>
      </w:r>
      <w:proofErr w:type="gramStart"/>
      <w:r w:rsidRPr="00CD2481">
        <w:rPr>
          <w:rFonts w:asciiTheme="minorHAnsi" w:hAnsiTheme="minorHAnsi" w:cstheme="minorHAnsi"/>
          <w:lang w:val="en-US"/>
        </w:rPr>
        <w:t>Updated"}</w:t>
      </w:r>
      <w:proofErr w:type="gramEnd"/>
    </w:p>
    <w:tbl>
      <w:tblPr>
        <w:tblW w:w="7927" w:type="dxa"/>
        <w:tblInd w:w="1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2101"/>
        <w:gridCol w:w="2435"/>
        <w:gridCol w:w="2477"/>
      </w:tblGrid>
      <w:tr w:rsidR="006A7865" w:rsidRPr="00CD2481" w14:paraId="1ED0EF5E" w14:textId="77777777" w:rsidTr="00DF5A1E">
        <w:trPr>
          <w:trHeight w:val="300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CAD6277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2A71C2F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FF136AE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3CB7193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7865" w:rsidRPr="00CD2481" w14:paraId="3DDFF800" w14:textId="77777777" w:rsidTr="006A7865">
        <w:trPr>
          <w:trHeight w:val="300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B041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endDate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95EA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05DB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FD9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Updated end date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7865" w:rsidRPr="00CD2481" w14:paraId="6BECEABA" w14:textId="77777777" w:rsidTr="006A7865">
        <w:trPr>
          <w:trHeight w:val="300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EEB1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notes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6DC35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CA46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C449" w14:textId="77777777" w:rsidR="006A7865" w:rsidRPr="00CD2481" w:rsidRDefault="006A7865" w:rsidP="00DF5A1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Updated notes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7865" w:rsidRPr="00CD2481" w14:paraId="66B4F094" w14:textId="77777777" w:rsidTr="006A7865">
        <w:trPr>
          <w:trHeight w:val="300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C2F9" w14:textId="77777777" w:rsidR="006A7865" w:rsidRPr="00CD2481" w:rsidRDefault="006A7865" w:rsidP="006A786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5CFC1" w14:textId="77777777" w:rsidR="006A7865" w:rsidRPr="00CD2481" w:rsidRDefault="006A7865" w:rsidP="00DF5A1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FFE59" w14:textId="77777777" w:rsidR="006A7865" w:rsidRPr="00CD2481" w:rsidRDefault="006A7865" w:rsidP="00DF5A1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7100" w14:textId="77777777" w:rsidR="006A7865" w:rsidRPr="00CD2481" w:rsidRDefault="006A7865" w:rsidP="00DF5A1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Updated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3668933" w14:textId="61CE137D" w:rsidR="002F3442" w:rsidRPr="00CD2481" w:rsidRDefault="002F3442" w:rsidP="002F3442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</w:t>
      </w:r>
    </w:p>
    <w:p w14:paraId="73DB40A7" w14:textId="4C447641" w:rsidR="00496035" w:rsidRPr="00CD2481" w:rsidRDefault="00D5123C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  <w:u w:val="single"/>
        </w:rPr>
        <w:t xml:space="preserve"> </w:t>
      </w:r>
      <w:r w:rsidR="00496035" w:rsidRPr="00CD2481">
        <w:rPr>
          <w:rFonts w:asciiTheme="minorHAnsi" w:hAnsiTheme="minorHAnsi" w:cstheme="minorHAnsi"/>
          <w:b/>
          <w:bCs/>
        </w:rPr>
        <w:t>Response</w:t>
      </w:r>
    </w:p>
    <w:p w14:paraId="72C15FC9" w14:textId="5E88C614" w:rsidR="00D5123C" w:rsidRPr="00CD2481" w:rsidRDefault="006F0A80" w:rsidP="00D5123C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status":"success","message":"Care</w:t>
      </w:r>
      <w:proofErr w:type="spellEnd"/>
      <w:r w:rsidRPr="00CD2481">
        <w:rPr>
          <w:rFonts w:asciiTheme="minorHAnsi" w:hAnsiTheme="minorHAnsi" w:cstheme="minorHAnsi"/>
          <w:lang w:val="en-US"/>
        </w:rPr>
        <w:t xml:space="preserve"> plan </w:t>
      </w:r>
      <w:proofErr w:type="gramStart"/>
      <w:r w:rsidRPr="00CD2481">
        <w:rPr>
          <w:rFonts w:asciiTheme="minorHAnsi" w:hAnsiTheme="minorHAnsi" w:cstheme="minorHAnsi"/>
          <w:lang w:val="en-US"/>
        </w:rPr>
        <w:t>updated"}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010" w:type="dxa"/>
        <w:tblInd w:w="1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461"/>
        <w:gridCol w:w="3382"/>
      </w:tblGrid>
      <w:tr w:rsidR="00A86C8F" w:rsidRPr="00CD2481" w14:paraId="368C1768" w14:textId="77777777" w:rsidTr="00A86C8F">
        <w:trPr>
          <w:trHeight w:val="300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10EBA44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0C87B7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4BF3620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86C8F" w:rsidRPr="00CD2481" w14:paraId="30ED96E2" w14:textId="77777777" w:rsidTr="00A86C8F">
        <w:trPr>
          <w:trHeight w:val="300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C9F2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2289A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C4DB3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86C8F" w:rsidRPr="00CD2481" w14:paraId="7D2CC923" w14:textId="77777777" w:rsidTr="00A86C8F">
        <w:trPr>
          <w:trHeight w:val="300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22130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F40C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4061" w14:textId="77777777" w:rsidR="00A86C8F" w:rsidRPr="00CD2481" w:rsidRDefault="00A86C8F" w:rsidP="00A86C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Update confirmation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C09D086" w14:textId="77777777" w:rsidR="006F0A80" w:rsidRPr="00CD2481" w:rsidRDefault="006F0A80" w:rsidP="006F0A80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3D4C2D05" w14:textId="1717EDC8" w:rsidR="00496035" w:rsidRPr="00CD2481" w:rsidRDefault="00D5123C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</w:t>
      </w:r>
      <w:r w:rsidR="00496035" w:rsidRPr="00CD2481">
        <w:rPr>
          <w:rFonts w:asciiTheme="minorHAnsi" w:hAnsiTheme="minorHAnsi" w:cstheme="minorHAnsi"/>
          <w:b/>
          <w:bCs/>
        </w:rPr>
        <w:t>Processing steps</w:t>
      </w:r>
    </w:p>
    <w:p w14:paraId="49A6D9D9" w14:textId="0019B9AD" w:rsidR="00243B5E" w:rsidRPr="00CD2481" w:rsidRDefault="00243B5E" w:rsidP="0048119D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ID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1003B9E" w14:textId="75F4CFC7" w:rsidR="00243B5E" w:rsidRPr="00CD2481" w:rsidRDefault="00243B5E" w:rsidP="0048119D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Authorize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0FBD173" w14:textId="4BD3EC65" w:rsidR="00243B5E" w:rsidRPr="00CD2481" w:rsidRDefault="00243B5E" w:rsidP="0048119D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Update record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79EF354" w14:textId="1C20C3EC" w:rsidR="00243B5E" w:rsidRPr="00CD2481" w:rsidRDefault="00243B5E" w:rsidP="0048119D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Audit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7E9D374" w14:textId="3008F76C" w:rsidR="00243B5E" w:rsidRPr="00CD2481" w:rsidRDefault="00243B5E" w:rsidP="0048119D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49C794E" w14:textId="77777777" w:rsidR="00D27F75" w:rsidRPr="00CD2481" w:rsidRDefault="00D27F75" w:rsidP="00D27F75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7F545BC6" w14:textId="77777777" w:rsidR="00496035" w:rsidRPr="00CD2481" w:rsidRDefault="00496035" w:rsidP="00496035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55A1A5CF" w14:textId="6B7C3EA1" w:rsidR="00496035" w:rsidRPr="00CD2481" w:rsidRDefault="00EC3678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Schedule Appointment API</w:t>
      </w:r>
    </w:p>
    <w:p w14:paraId="1143B039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033CE2C1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lastRenderedPageBreak/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51D3BEAF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6B78FA0A" w14:textId="77777777" w:rsidR="004A638E" w:rsidRPr="00CD2481" w:rsidRDefault="004A638E" w:rsidP="00BF0BE1">
      <w:pPr>
        <w:pStyle w:val="ListParagraph"/>
        <w:ind w:left="1092"/>
        <w:rPr>
          <w:rFonts w:asciiTheme="minorHAnsi" w:hAnsiTheme="minorHAnsi" w:cstheme="minorHAnsi"/>
        </w:rPr>
      </w:pPr>
    </w:p>
    <w:p w14:paraId="43471EBC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/v1/appointments</w:t>
      </w:r>
      <w:r w:rsidRPr="00CD2481">
        <w:rPr>
          <w:rFonts w:asciiTheme="minorHAnsi" w:hAnsiTheme="minorHAnsi" w:cstheme="minorHAnsi"/>
        </w:rPr>
        <w:t> </w:t>
      </w:r>
    </w:p>
    <w:p w14:paraId="1A72F701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4B0DBC33" w14:textId="77777777" w:rsidR="004A638E" w:rsidRPr="00CD2481" w:rsidRDefault="004A638E" w:rsidP="00BF0BE1">
      <w:pPr>
        <w:pStyle w:val="ListParagraph"/>
        <w:ind w:left="1092"/>
        <w:rPr>
          <w:rFonts w:asciiTheme="minorHAnsi" w:hAnsiTheme="minorHAnsi" w:cstheme="minorHAnsi"/>
        </w:rPr>
      </w:pPr>
    </w:p>
    <w:p w14:paraId="477A99A2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9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880"/>
        <w:gridCol w:w="3505"/>
      </w:tblGrid>
      <w:tr w:rsidR="00BF0BE1" w:rsidRPr="00CD2481" w14:paraId="23E02AD8" w14:textId="77777777" w:rsidTr="004F5E5A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564C580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5F99DAF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42328C8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F0BE1" w:rsidRPr="00CD2481" w14:paraId="2EB03AB4" w14:textId="77777777" w:rsidTr="004F5E5A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5E0F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4B21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F71F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F0BE1" w:rsidRPr="00CD2481" w14:paraId="1ADAEEE1" w14:textId="77777777" w:rsidTr="004F5E5A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C815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AC69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2FBB" w14:textId="77777777" w:rsidR="00BF0BE1" w:rsidRPr="00CD2481" w:rsidRDefault="00BF0BE1" w:rsidP="00BF0B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6D7FB23" w14:textId="77777777" w:rsidR="00BF0BE1" w:rsidRPr="00CD2481" w:rsidRDefault="00BF0BE1" w:rsidP="00BF0BE1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2949A7A7" w14:textId="4912308B" w:rsidR="00106293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Request</w:t>
      </w:r>
    </w:p>
    <w:p w14:paraId="3EBC8D4D" w14:textId="6EAF0AD5" w:rsidR="00265C8F" w:rsidRPr="00CD2481" w:rsidRDefault="00265C8F" w:rsidP="00265C8F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{"patientId":"uuid","providerId":"uuid","appointmentDate":"2026-02-10T10:00:</w:t>
      </w:r>
      <w:proofErr w:type="gramStart"/>
      <w:r w:rsidRPr="00CD2481">
        <w:rPr>
          <w:rFonts w:asciiTheme="minorHAnsi" w:hAnsiTheme="minorHAnsi" w:cstheme="minorHAnsi"/>
          <w:lang w:val="en-US"/>
        </w:rPr>
        <w:t>00"}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17115075" w14:textId="77777777" w:rsidR="009045E0" w:rsidRPr="00CD2481" w:rsidRDefault="009045E0" w:rsidP="00265C8F">
      <w:pPr>
        <w:pStyle w:val="ListParagraph"/>
        <w:ind w:left="1278"/>
        <w:rPr>
          <w:rFonts w:asciiTheme="minorHAnsi" w:hAnsiTheme="minorHAnsi" w:cstheme="minorHAnsi"/>
        </w:rPr>
      </w:pPr>
    </w:p>
    <w:tbl>
      <w:tblPr>
        <w:tblW w:w="8107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1738"/>
        <w:gridCol w:w="1784"/>
        <w:gridCol w:w="2934"/>
      </w:tblGrid>
      <w:tr w:rsidR="004F5E5A" w:rsidRPr="00CD2481" w14:paraId="79573568" w14:textId="77777777" w:rsidTr="004F5E5A">
        <w:trPr>
          <w:trHeight w:val="300"/>
        </w:trPr>
        <w:tc>
          <w:tcPr>
            <w:tcW w:w="1043" w:type="dxa"/>
            <w:shd w:val="clear" w:color="auto" w:fill="0070C0"/>
            <w:hideMark/>
          </w:tcPr>
          <w:p w14:paraId="441E2868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35" w:type="dxa"/>
            <w:shd w:val="clear" w:color="auto" w:fill="0070C0"/>
            <w:hideMark/>
          </w:tcPr>
          <w:p w14:paraId="5400EA35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50" w:type="dxa"/>
            <w:shd w:val="clear" w:color="auto" w:fill="0070C0"/>
            <w:hideMark/>
          </w:tcPr>
          <w:p w14:paraId="4225D795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79" w:type="dxa"/>
            <w:shd w:val="clear" w:color="auto" w:fill="0070C0"/>
            <w:hideMark/>
          </w:tcPr>
          <w:p w14:paraId="40CC5149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F5E5A" w:rsidRPr="00CD2481" w14:paraId="61E6F9AF" w14:textId="77777777" w:rsidTr="004F5E5A">
        <w:trPr>
          <w:trHeight w:val="300"/>
        </w:trPr>
        <w:tc>
          <w:tcPr>
            <w:tcW w:w="1043" w:type="dxa"/>
            <w:hideMark/>
          </w:tcPr>
          <w:p w14:paraId="21A8D975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35" w:type="dxa"/>
            <w:hideMark/>
          </w:tcPr>
          <w:p w14:paraId="65AB2EF3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50" w:type="dxa"/>
            <w:hideMark/>
          </w:tcPr>
          <w:p w14:paraId="73350B1F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79" w:type="dxa"/>
            <w:hideMark/>
          </w:tcPr>
          <w:p w14:paraId="54F8A536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F5E5A" w:rsidRPr="00CD2481" w14:paraId="490DD614" w14:textId="77777777" w:rsidTr="004F5E5A">
        <w:trPr>
          <w:trHeight w:val="300"/>
        </w:trPr>
        <w:tc>
          <w:tcPr>
            <w:tcW w:w="1043" w:type="dxa"/>
            <w:hideMark/>
          </w:tcPr>
          <w:p w14:paraId="75058C15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providerId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35" w:type="dxa"/>
            <w:hideMark/>
          </w:tcPr>
          <w:p w14:paraId="70DBF5D7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50" w:type="dxa"/>
            <w:hideMark/>
          </w:tcPr>
          <w:p w14:paraId="41732ED1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79" w:type="dxa"/>
            <w:hideMark/>
          </w:tcPr>
          <w:p w14:paraId="7AD7EF8C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Provider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F5E5A" w:rsidRPr="00CD2481" w14:paraId="11571F8C" w14:textId="77777777" w:rsidTr="004F5E5A">
        <w:trPr>
          <w:trHeight w:val="300"/>
        </w:trPr>
        <w:tc>
          <w:tcPr>
            <w:tcW w:w="1043" w:type="dxa"/>
            <w:hideMark/>
          </w:tcPr>
          <w:p w14:paraId="32DA9FCC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appointmentDate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35" w:type="dxa"/>
            <w:hideMark/>
          </w:tcPr>
          <w:p w14:paraId="0831297B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50" w:type="dxa"/>
            <w:hideMark/>
          </w:tcPr>
          <w:p w14:paraId="61111B63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79" w:type="dxa"/>
            <w:hideMark/>
          </w:tcPr>
          <w:p w14:paraId="68549EA5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Scheduled date &amp; time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F5E5A" w:rsidRPr="00CD2481" w14:paraId="6193CC01" w14:textId="77777777" w:rsidTr="004F5E5A">
        <w:trPr>
          <w:trHeight w:val="300"/>
        </w:trPr>
        <w:tc>
          <w:tcPr>
            <w:tcW w:w="1043" w:type="dxa"/>
            <w:hideMark/>
          </w:tcPr>
          <w:p w14:paraId="5661FE26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35" w:type="dxa"/>
            <w:hideMark/>
          </w:tcPr>
          <w:p w14:paraId="085FCBCE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50" w:type="dxa"/>
            <w:hideMark/>
          </w:tcPr>
          <w:p w14:paraId="5E1A42B3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79" w:type="dxa"/>
            <w:hideMark/>
          </w:tcPr>
          <w:p w14:paraId="307DB4F4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 of appointment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F5E5A" w:rsidRPr="00CD2481" w14:paraId="7C3FD0F6" w14:textId="77777777" w:rsidTr="004F5E5A">
        <w:trPr>
          <w:trHeight w:val="300"/>
        </w:trPr>
        <w:tc>
          <w:tcPr>
            <w:tcW w:w="1043" w:type="dxa"/>
            <w:hideMark/>
          </w:tcPr>
          <w:p w14:paraId="7E063A9F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notes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35" w:type="dxa"/>
            <w:hideMark/>
          </w:tcPr>
          <w:p w14:paraId="5003D40E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50" w:type="dxa"/>
            <w:hideMark/>
          </w:tcPr>
          <w:p w14:paraId="3DEB0550" w14:textId="77777777" w:rsidR="004F5E5A" w:rsidRPr="00CD2481" w:rsidRDefault="004F5E5A" w:rsidP="004F5E5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79" w:type="dxa"/>
            <w:hideMark/>
          </w:tcPr>
          <w:p w14:paraId="7C379AF0" w14:textId="77777777" w:rsidR="004F5E5A" w:rsidRPr="00CD2481" w:rsidRDefault="004F5E5A" w:rsidP="004F5E5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Additional notes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4352705" w14:textId="77777777" w:rsidR="004F5E5A" w:rsidRPr="00CD2481" w:rsidRDefault="004F5E5A" w:rsidP="00265C8F">
      <w:pPr>
        <w:pStyle w:val="ListParagraph"/>
        <w:ind w:left="1278"/>
        <w:rPr>
          <w:rFonts w:asciiTheme="minorHAnsi" w:hAnsiTheme="minorHAnsi" w:cstheme="minorHAnsi"/>
        </w:rPr>
      </w:pPr>
    </w:p>
    <w:p w14:paraId="3A0074BA" w14:textId="272CC31F" w:rsidR="00E3170E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77967035" w14:textId="77777777" w:rsidR="00204848" w:rsidRPr="00CD2481" w:rsidRDefault="00204848" w:rsidP="0020484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12A43ECF" w14:textId="1749C302" w:rsidR="00204848" w:rsidRPr="00CD2481" w:rsidRDefault="00204848" w:rsidP="00204848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{"status":"success","data</w:t>
      </w:r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"appointmentId":"uuid","status":"</w:t>
      </w:r>
      <w:proofErr w:type="gramStart"/>
      <w:r w:rsidRPr="00CD2481">
        <w:rPr>
          <w:rFonts w:asciiTheme="minorHAnsi" w:hAnsiTheme="minorHAnsi" w:cstheme="minorHAnsi"/>
          <w:lang w:val="en-US"/>
        </w:rPr>
        <w:t>SCHEDULED"}}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75310FDC" w14:textId="77777777" w:rsidR="00204848" w:rsidRPr="00CD2481" w:rsidRDefault="00204848" w:rsidP="00204848">
      <w:pPr>
        <w:pStyle w:val="ListParagraph"/>
        <w:ind w:left="1278"/>
        <w:rPr>
          <w:rFonts w:asciiTheme="minorHAnsi" w:hAnsiTheme="minorHAnsi" w:cstheme="minorHAnsi"/>
        </w:rPr>
      </w:pPr>
    </w:p>
    <w:tbl>
      <w:tblPr>
        <w:tblW w:w="7886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880"/>
        <w:gridCol w:w="2880"/>
      </w:tblGrid>
      <w:tr w:rsidR="000324E1" w:rsidRPr="00CD2481" w14:paraId="181DE4AF" w14:textId="77777777" w:rsidTr="00256E10">
        <w:trPr>
          <w:trHeight w:val="300"/>
        </w:trPr>
        <w:tc>
          <w:tcPr>
            <w:tcW w:w="2126" w:type="dxa"/>
            <w:shd w:val="clear" w:color="auto" w:fill="0070C0"/>
            <w:hideMark/>
          </w:tcPr>
          <w:p w14:paraId="2BAFF46D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1840CB6C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08C8BD96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324E1" w:rsidRPr="00CD2481" w14:paraId="2A288BB2" w14:textId="77777777" w:rsidTr="000324E1">
        <w:trPr>
          <w:trHeight w:val="300"/>
        </w:trPr>
        <w:tc>
          <w:tcPr>
            <w:tcW w:w="2126" w:type="dxa"/>
            <w:hideMark/>
          </w:tcPr>
          <w:p w14:paraId="4DDAC219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5C551F95" w14:textId="77777777" w:rsidR="000324E1" w:rsidRPr="00CD2481" w:rsidRDefault="000324E1" w:rsidP="000324E1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48A9838D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324E1" w:rsidRPr="00CD2481" w14:paraId="74D07B65" w14:textId="77777777" w:rsidTr="000324E1">
        <w:trPr>
          <w:trHeight w:val="300"/>
        </w:trPr>
        <w:tc>
          <w:tcPr>
            <w:tcW w:w="2126" w:type="dxa"/>
            <w:hideMark/>
          </w:tcPr>
          <w:p w14:paraId="7083EC79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data.appointmentId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1013E2BC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65EDF4AD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Appointment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324E1" w:rsidRPr="00CD2481" w14:paraId="3BCD1D6F" w14:textId="77777777" w:rsidTr="000324E1">
        <w:trPr>
          <w:trHeight w:val="300"/>
        </w:trPr>
        <w:tc>
          <w:tcPr>
            <w:tcW w:w="2126" w:type="dxa"/>
            <w:hideMark/>
          </w:tcPr>
          <w:p w14:paraId="7D1AB6C4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data.status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04E27EC2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00258E34" w14:textId="77777777" w:rsidR="000324E1" w:rsidRPr="00CD2481" w:rsidRDefault="000324E1" w:rsidP="000324E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Appointment state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67DA6CB" w14:textId="77777777" w:rsidR="00204848" w:rsidRPr="00CD2481" w:rsidRDefault="00204848" w:rsidP="00204848">
      <w:pPr>
        <w:pStyle w:val="ListParagraph"/>
        <w:ind w:left="1278"/>
        <w:rPr>
          <w:rFonts w:asciiTheme="minorHAnsi" w:hAnsiTheme="minorHAnsi" w:cstheme="minorHAnsi"/>
        </w:rPr>
      </w:pPr>
    </w:p>
    <w:p w14:paraId="66F06F13" w14:textId="0770D0F3" w:rsidR="00E3170E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411F54F5" w14:textId="014CA79F" w:rsidR="00D134F6" w:rsidRPr="00CD2481" w:rsidRDefault="00D134F6" w:rsidP="0048119D">
      <w:pPr>
        <w:pStyle w:val="paragraph"/>
        <w:numPr>
          <w:ilvl w:val="5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 Validate input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A0B20C1" w14:textId="74C71E4E" w:rsidR="00D134F6" w:rsidRPr="00CD2481" w:rsidRDefault="00D134F6" w:rsidP="0048119D">
      <w:pPr>
        <w:pStyle w:val="paragraph"/>
        <w:numPr>
          <w:ilvl w:val="5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Check availability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7F47F94" w14:textId="15E2823D" w:rsidR="00D134F6" w:rsidRPr="00CD2481" w:rsidRDefault="00D134F6" w:rsidP="0048119D">
      <w:pPr>
        <w:pStyle w:val="paragraph"/>
        <w:numPr>
          <w:ilvl w:val="5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Create record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9CF2716" w14:textId="2DAB0C64" w:rsidR="00D134F6" w:rsidRPr="00CD2481" w:rsidRDefault="00D134F6" w:rsidP="0048119D">
      <w:pPr>
        <w:pStyle w:val="paragraph"/>
        <w:numPr>
          <w:ilvl w:val="5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Persist in DB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B1B340E" w14:textId="160734F1" w:rsidR="00D134F6" w:rsidRPr="00CD2481" w:rsidRDefault="00D134F6" w:rsidP="0048119D">
      <w:pPr>
        <w:pStyle w:val="paragraph"/>
        <w:numPr>
          <w:ilvl w:val="5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Trigger notification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DA8FEB7" w14:textId="2D86C882" w:rsidR="00D134F6" w:rsidRPr="00CD2481" w:rsidRDefault="00D134F6" w:rsidP="0048119D">
      <w:pPr>
        <w:pStyle w:val="paragraph"/>
        <w:numPr>
          <w:ilvl w:val="5"/>
          <w:numId w:val="2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9B17CEC" w14:textId="77777777" w:rsidR="00E3170E" w:rsidRPr="00CD2481" w:rsidRDefault="00E3170E" w:rsidP="00E3170E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2FFCB1A5" w14:textId="1BE4A12E" w:rsidR="00496035" w:rsidRPr="00CD2481" w:rsidRDefault="000759FC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lastRenderedPageBreak/>
        <w:t>Fetch Appointment API</w:t>
      </w:r>
    </w:p>
    <w:p w14:paraId="0B0F975B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04C98480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41ECD53A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35BCEAC9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appointments/{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  <w:lang w:val="en-US"/>
        </w:rPr>
        <w:t>}</w:t>
      </w:r>
      <w:r w:rsidRPr="00CD2481">
        <w:rPr>
          <w:rFonts w:asciiTheme="minorHAnsi" w:hAnsiTheme="minorHAnsi" w:cstheme="minorHAnsi"/>
        </w:rPr>
        <w:t> </w:t>
      </w:r>
    </w:p>
    <w:p w14:paraId="2B87FD42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  <w:r w:rsidRPr="00CD2481">
        <w:rPr>
          <w:rFonts w:asciiTheme="minorHAnsi" w:hAnsiTheme="minorHAnsi" w:cstheme="minorHAnsi"/>
        </w:rPr>
        <w:t> </w:t>
      </w:r>
    </w:p>
    <w:p w14:paraId="1B0B9775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0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78"/>
        <w:gridCol w:w="2786"/>
      </w:tblGrid>
      <w:tr w:rsidR="0068428F" w:rsidRPr="00CD2481" w14:paraId="70C91FAE" w14:textId="77777777" w:rsidTr="0068428F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6BE2C1C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8AF0862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E18C1E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8428F" w:rsidRPr="00CD2481" w14:paraId="7EAD4B25" w14:textId="77777777" w:rsidTr="0068428F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4CAC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74310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4C242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8428F" w:rsidRPr="00CD2481" w14:paraId="577FBE9F" w14:textId="77777777" w:rsidTr="0068428F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BD4E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44B6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B8C2" w14:textId="77777777" w:rsidR="0068428F" w:rsidRPr="00CD2481" w:rsidRDefault="0068428F" w:rsidP="0068428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8960A4A" w14:textId="77777777" w:rsidR="0068428F" w:rsidRPr="00CD2481" w:rsidRDefault="0068428F" w:rsidP="0068428F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19B29916" w14:textId="77777777" w:rsidR="00E3170E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017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1949"/>
        <w:gridCol w:w="2448"/>
        <w:gridCol w:w="2521"/>
      </w:tblGrid>
      <w:tr w:rsidR="003A1A22" w:rsidRPr="00CD2481" w14:paraId="2315AE41" w14:textId="77777777" w:rsidTr="003A1A22">
        <w:trPr>
          <w:trHeight w:val="300"/>
        </w:trPr>
        <w:tc>
          <w:tcPr>
            <w:tcW w:w="1099" w:type="dxa"/>
            <w:shd w:val="clear" w:color="auto" w:fill="0070C0"/>
            <w:hideMark/>
          </w:tcPr>
          <w:p w14:paraId="1AAD9817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49" w:type="dxa"/>
            <w:shd w:val="clear" w:color="auto" w:fill="0070C0"/>
            <w:hideMark/>
          </w:tcPr>
          <w:p w14:paraId="10B065C7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48" w:type="dxa"/>
            <w:shd w:val="clear" w:color="auto" w:fill="0070C0"/>
            <w:hideMark/>
          </w:tcPr>
          <w:p w14:paraId="5A3D3857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521" w:type="dxa"/>
            <w:shd w:val="clear" w:color="auto" w:fill="0070C0"/>
            <w:hideMark/>
          </w:tcPr>
          <w:p w14:paraId="79A75285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A1A22" w:rsidRPr="00CD2481" w14:paraId="49E754B0" w14:textId="77777777" w:rsidTr="003A1A22">
        <w:trPr>
          <w:trHeight w:val="300"/>
        </w:trPr>
        <w:tc>
          <w:tcPr>
            <w:tcW w:w="1099" w:type="dxa"/>
            <w:hideMark/>
          </w:tcPr>
          <w:p w14:paraId="11CAC9DC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49" w:type="dxa"/>
            <w:hideMark/>
          </w:tcPr>
          <w:p w14:paraId="2BAEB306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48" w:type="dxa"/>
            <w:hideMark/>
          </w:tcPr>
          <w:p w14:paraId="6816A633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521" w:type="dxa"/>
            <w:hideMark/>
          </w:tcPr>
          <w:p w14:paraId="47F2D522" w14:textId="77777777" w:rsidR="003A1A22" w:rsidRPr="00CD2481" w:rsidRDefault="003A1A22" w:rsidP="003A1A2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9DDFA2C" w14:textId="77777777" w:rsidR="003A1A22" w:rsidRPr="00CD2481" w:rsidRDefault="003A1A22" w:rsidP="003A1A22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3A78F72" w14:textId="7B464D68" w:rsidR="00E3170E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184D1E11" w14:textId="77777777" w:rsidR="00EB6E5F" w:rsidRPr="00CD2481" w:rsidRDefault="00EB6E5F" w:rsidP="00EB6E5F">
      <w:pPr>
        <w:pStyle w:val="ListParagraph"/>
        <w:ind w:left="1278"/>
        <w:rPr>
          <w:rFonts w:asciiTheme="minorHAnsi" w:hAnsiTheme="minorHAnsi" w:cstheme="minorHAnsi"/>
        </w:rPr>
      </w:pPr>
    </w:p>
    <w:p w14:paraId="2FED8A44" w14:textId="77777777" w:rsidR="00EB6E5F" w:rsidRPr="00CD2481" w:rsidRDefault="00EB6E5F" w:rsidP="00EB6E5F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status":"success","data</w:t>
      </w:r>
      <w:proofErr w:type="spellEnd"/>
      <w:proofErr w:type="gramStart"/>
      <w:r w:rsidRPr="00CD2481">
        <w:rPr>
          <w:rFonts w:asciiTheme="minorHAnsi" w:hAnsiTheme="minorHAnsi" w:cstheme="minorHAnsi"/>
          <w:lang w:val="en-US"/>
        </w:rPr>
        <w:t>":[</w:t>
      </w:r>
      <w:proofErr w:type="gramEnd"/>
      <w:r w:rsidRPr="00CD2481">
        <w:rPr>
          <w:rFonts w:asciiTheme="minorHAnsi" w:hAnsiTheme="minorHAnsi" w:cstheme="minorHAnsi"/>
          <w:lang w:val="en-US"/>
        </w:rPr>
        <w:t>]}</w:t>
      </w:r>
      <w:r w:rsidRPr="00CD2481">
        <w:rPr>
          <w:rFonts w:asciiTheme="minorHAnsi" w:hAnsiTheme="minorHAnsi" w:cstheme="minorHAnsi"/>
        </w:rPr>
        <w:t> </w:t>
      </w:r>
    </w:p>
    <w:tbl>
      <w:tblPr>
        <w:tblW w:w="7475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880"/>
        <w:gridCol w:w="2880"/>
      </w:tblGrid>
      <w:tr w:rsidR="00EB6E5F" w:rsidRPr="00CD2481" w14:paraId="2FAC8DCD" w14:textId="77777777" w:rsidTr="00EB6E5F">
        <w:trPr>
          <w:trHeight w:val="30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6DE1923" w14:textId="77777777" w:rsidR="00EB6E5F" w:rsidRPr="00CD2481" w:rsidRDefault="00EB6E5F" w:rsidP="00EB6E5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17723AA" w14:textId="77777777" w:rsidR="00EB6E5F" w:rsidRPr="00CD2481" w:rsidRDefault="00EB6E5F" w:rsidP="00EB6E5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2A00354" w14:textId="77777777" w:rsidR="00EB6E5F" w:rsidRPr="00CD2481" w:rsidRDefault="00EB6E5F" w:rsidP="00EB6E5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EB6E5F" w:rsidRPr="00CD2481" w14:paraId="518CC6E0" w14:textId="77777777" w:rsidTr="00EB6E5F">
        <w:trPr>
          <w:trHeight w:val="30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8B49D" w14:textId="77777777" w:rsidR="00EB6E5F" w:rsidRPr="00CD2481" w:rsidRDefault="00EB6E5F" w:rsidP="007F1B2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594EB" w14:textId="77777777" w:rsidR="00EB6E5F" w:rsidRPr="00CD2481" w:rsidRDefault="00EB6E5F" w:rsidP="007F1B2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EE9D0" w14:textId="77777777" w:rsidR="00EB6E5F" w:rsidRPr="00CD2481" w:rsidRDefault="00EB6E5F" w:rsidP="00EB6E5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EB6E5F" w:rsidRPr="00CD2481" w14:paraId="4F26DE35" w14:textId="77777777" w:rsidTr="00EB6E5F">
        <w:trPr>
          <w:trHeight w:val="30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5206" w14:textId="77777777" w:rsidR="00EB6E5F" w:rsidRPr="00CD2481" w:rsidRDefault="00EB6E5F" w:rsidP="003B366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7112" w14:textId="77777777" w:rsidR="00EB6E5F" w:rsidRPr="00CD2481" w:rsidRDefault="00EB6E5F" w:rsidP="003B366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F7E8D" w14:textId="77777777" w:rsidR="00EB6E5F" w:rsidRPr="00CD2481" w:rsidRDefault="00EB6E5F" w:rsidP="003B366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Appointment list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AD8B107" w14:textId="77777777" w:rsidR="00EB6E5F" w:rsidRPr="00CD2481" w:rsidRDefault="00EB6E5F" w:rsidP="00EB6E5F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1C82C937" w14:textId="584D80E5" w:rsidR="00086717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03B3EF9B" w14:textId="3C001F89" w:rsidR="00086717" w:rsidRPr="00CD2481" w:rsidRDefault="00086717" w:rsidP="0048119D">
      <w:pPr>
        <w:pStyle w:val="ListParagraph"/>
        <w:numPr>
          <w:ilvl w:val="1"/>
          <w:numId w:val="2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</w:t>
      </w:r>
      <w:proofErr w:type="spellStart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28FBCF06" w14:textId="7FFF82AF" w:rsidR="00086717" w:rsidRPr="00CD2481" w:rsidRDefault="00086717" w:rsidP="0048119D">
      <w:pPr>
        <w:pStyle w:val="ListParagraph"/>
        <w:numPr>
          <w:ilvl w:val="1"/>
          <w:numId w:val="2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appointments</w:t>
      </w:r>
      <w:r w:rsidRPr="00CD2481">
        <w:rPr>
          <w:rFonts w:asciiTheme="minorHAnsi" w:hAnsiTheme="minorHAnsi" w:cstheme="minorHAnsi"/>
        </w:rPr>
        <w:t> </w:t>
      </w:r>
    </w:p>
    <w:p w14:paraId="5F41D81E" w14:textId="08457E92" w:rsidR="00086717" w:rsidRPr="00CD2481" w:rsidRDefault="00086717" w:rsidP="0048119D">
      <w:pPr>
        <w:pStyle w:val="ListParagraph"/>
        <w:numPr>
          <w:ilvl w:val="1"/>
          <w:numId w:val="2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Apply access control</w:t>
      </w:r>
      <w:r w:rsidRPr="00CD2481">
        <w:rPr>
          <w:rFonts w:asciiTheme="minorHAnsi" w:hAnsiTheme="minorHAnsi" w:cstheme="minorHAnsi"/>
        </w:rPr>
        <w:t> </w:t>
      </w:r>
    </w:p>
    <w:p w14:paraId="7C0CE6EA" w14:textId="6D15586A" w:rsidR="00086717" w:rsidRPr="00CD2481" w:rsidRDefault="00086717" w:rsidP="0048119D">
      <w:pPr>
        <w:pStyle w:val="ListParagraph"/>
        <w:numPr>
          <w:ilvl w:val="1"/>
          <w:numId w:val="2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77E4DD88" w14:textId="77777777" w:rsidR="00086717" w:rsidRPr="00CD2481" w:rsidRDefault="00086717" w:rsidP="00086717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F18138B" w14:textId="77777777" w:rsidR="00E3170E" w:rsidRPr="00CD2481" w:rsidRDefault="00E3170E" w:rsidP="00E3170E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2AF65A8A" w14:textId="6CD04A59" w:rsidR="000759FC" w:rsidRPr="00CD2481" w:rsidRDefault="000759FC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Cancel Appointment API</w:t>
      </w:r>
    </w:p>
    <w:p w14:paraId="6BC4D442" w14:textId="77777777" w:rsidR="009E19BF" w:rsidRPr="00CD2481" w:rsidRDefault="009E19BF" w:rsidP="009E19BF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7E2DD0C3" w14:textId="77777777" w:rsidR="009E19BF" w:rsidRPr="00CD2481" w:rsidRDefault="009E19BF" w:rsidP="009E19B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3EAEB81C" w14:textId="541EED17" w:rsidR="009E19BF" w:rsidRPr="00CD2481" w:rsidRDefault="009E19BF" w:rsidP="009E19B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Prod Base URL: </w:t>
      </w:r>
      <w:hyperlink r:id="rId8" w:history="1">
        <w:r w:rsidR="00BA1C90" w:rsidRPr="00CD2481">
          <w:rPr>
            <w:rStyle w:val="Hyperlink"/>
            <w:rFonts w:asciiTheme="minorHAnsi" w:hAnsiTheme="minorHAnsi" w:cstheme="minorHAnsi"/>
            <w:lang w:val="en-US"/>
          </w:rPr>
          <w:t>https://api.healthcare.com</w:t>
        </w:r>
      </w:hyperlink>
      <w:r w:rsidRPr="00CD2481">
        <w:rPr>
          <w:rFonts w:asciiTheme="minorHAnsi" w:hAnsiTheme="minorHAnsi" w:cstheme="minorHAnsi"/>
        </w:rPr>
        <w:t> </w:t>
      </w:r>
    </w:p>
    <w:p w14:paraId="7E681A16" w14:textId="77777777" w:rsidR="00BA1C90" w:rsidRPr="00CD2481" w:rsidRDefault="00BA1C90" w:rsidP="009E19BF">
      <w:pPr>
        <w:pStyle w:val="ListParagraph"/>
        <w:ind w:left="1092"/>
        <w:rPr>
          <w:rFonts w:asciiTheme="minorHAnsi" w:hAnsiTheme="minorHAnsi" w:cstheme="minorHAnsi"/>
        </w:rPr>
      </w:pPr>
    </w:p>
    <w:p w14:paraId="1AE70957" w14:textId="3767C011" w:rsidR="00850911" w:rsidRPr="00CD2481" w:rsidRDefault="009E19BF" w:rsidP="009E19B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appointments/{id}/</w:t>
      </w:r>
      <w:proofErr w:type="gramEnd"/>
      <w:r w:rsidRPr="00CD2481">
        <w:rPr>
          <w:rFonts w:asciiTheme="minorHAnsi" w:hAnsiTheme="minorHAnsi" w:cstheme="minorHAnsi"/>
          <w:lang w:val="en-US"/>
        </w:rPr>
        <w:t>cancel</w:t>
      </w:r>
      <w:r w:rsidRPr="00CD2481">
        <w:rPr>
          <w:rFonts w:asciiTheme="minorHAnsi" w:hAnsiTheme="minorHAnsi" w:cstheme="minorHAnsi"/>
        </w:rPr>
        <w:t> </w:t>
      </w:r>
    </w:p>
    <w:p w14:paraId="738BEA17" w14:textId="77777777" w:rsidR="009E19BF" w:rsidRPr="00CD2481" w:rsidRDefault="009E19BF" w:rsidP="009E19B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PUT</w:t>
      </w:r>
      <w:r w:rsidRPr="00CD2481">
        <w:rPr>
          <w:rFonts w:asciiTheme="minorHAnsi" w:hAnsiTheme="minorHAnsi" w:cstheme="minorHAnsi"/>
        </w:rPr>
        <w:t> </w:t>
      </w:r>
    </w:p>
    <w:p w14:paraId="0F78763A" w14:textId="77777777" w:rsidR="00BA1C90" w:rsidRPr="00CD2481" w:rsidRDefault="00BA1C90" w:rsidP="009E19BF">
      <w:pPr>
        <w:pStyle w:val="ListParagraph"/>
        <w:ind w:left="1092"/>
        <w:rPr>
          <w:rFonts w:asciiTheme="minorHAnsi" w:hAnsiTheme="minorHAnsi" w:cstheme="minorHAnsi"/>
        </w:rPr>
      </w:pPr>
    </w:p>
    <w:p w14:paraId="59A05CE1" w14:textId="77777777" w:rsidR="009E19BF" w:rsidRPr="00CD2481" w:rsidRDefault="009E19BF" w:rsidP="009E19B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90" w:type="dxa"/>
        <w:tblInd w:w="8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880"/>
        <w:gridCol w:w="3325"/>
      </w:tblGrid>
      <w:tr w:rsidR="009E19BF" w:rsidRPr="00CD2481" w14:paraId="716137C8" w14:textId="77777777" w:rsidTr="0024506C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8180C8F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DA6CE92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34FA45D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E19BF" w:rsidRPr="00CD2481" w14:paraId="3C7AAEDF" w14:textId="77777777" w:rsidTr="0024506C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F61B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4CCA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1B933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E19BF" w:rsidRPr="00CD2481" w14:paraId="3BB9164D" w14:textId="77777777" w:rsidTr="0024506C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37694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8F63D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6045" w14:textId="77777777" w:rsidR="009E19BF" w:rsidRPr="00CD2481" w:rsidRDefault="009E19BF" w:rsidP="009E19B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6A512422" w14:textId="77777777" w:rsidR="009E19BF" w:rsidRPr="00CD2481" w:rsidRDefault="009E19BF" w:rsidP="009E19BF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7DDEFC7E" w14:textId="77777777" w:rsidR="00E3170E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192" w:type="dxa"/>
        <w:tblInd w:w="8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2160"/>
        <w:gridCol w:w="2160"/>
        <w:gridCol w:w="2607"/>
      </w:tblGrid>
      <w:tr w:rsidR="0024506C" w:rsidRPr="00CD2481" w14:paraId="08B77F95" w14:textId="77777777" w:rsidTr="0024506C">
        <w:trPr>
          <w:trHeight w:val="300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DF565D7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A50BEF9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6BB3670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7245AAD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24506C" w:rsidRPr="00CD2481" w14:paraId="6BAA73A1" w14:textId="77777777" w:rsidTr="0024506C">
        <w:trPr>
          <w:trHeight w:val="300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3DB7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A4D01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E9B2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2356" w14:textId="77777777" w:rsidR="0024506C" w:rsidRPr="00CD2481" w:rsidRDefault="0024506C" w:rsidP="0024506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Appointment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9D8F176" w14:textId="77777777" w:rsidR="0024506C" w:rsidRPr="00CD2481" w:rsidRDefault="0024506C" w:rsidP="0024506C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940C5A4" w14:textId="2A61B758" w:rsidR="0039122A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325027AE" w14:textId="2D58C9C5" w:rsidR="0039122A" w:rsidRPr="00CD2481" w:rsidRDefault="0044764B" w:rsidP="0044764B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            </w:t>
      </w:r>
      <w:r w:rsidR="0039122A"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="0039122A" w:rsidRPr="00CD2481">
        <w:rPr>
          <w:rFonts w:asciiTheme="minorHAnsi" w:hAnsiTheme="minorHAnsi" w:cstheme="minorHAnsi"/>
          <w:lang w:val="en-US"/>
        </w:rPr>
        <w:t>status":"success","message":"Appointment</w:t>
      </w:r>
      <w:proofErr w:type="spellEnd"/>
      <w:r w:rsidR="0039122A" w:rsidRPr="00CD2481">
        <w:rPr>
          <w:rFonts w:asciiTheme="minorHAnsi" w:hAnsiTheme="minorHAnsi" w:cstheme="minorHAnsi"/>
          <w:lang w:val="en-US"/>
        </w:rPr>
        <w:t> </w:t>
      </w:r>
      <w:proofErr w:type="gramStart"/>
      <w:r w:rsidR="0039122A" w:rsidRPr="00CD2481">
        <w:rPr>
          <w:rFonts w:asciiTheme="minorHAnsi" w:hAnsiTheme="minorHAnsi" w:cstheme="minorHAnsi"/>
          <w:lang w:val="en-US"/>
        </w:rPr>
        <w:t>cancelled"}</w:t>
      </w:r>
      <w:proofErr w:type="gramEnd"/>
      <w:r w:rsidR="0039122A" w:rsidRPr="00CD2481">
        <w:rPr>
          <w:rFonts w:asciiTheme="minorHAnsi" w:hAnsiTheme="minorHAnsi" w:cstheme="minorHAnsi"/>
        </w:rPr>
        <w:t> </w:t>
      </w:r>
    </w:p>
    <w:tbl>
      <w:tblPr>
        <w:tblW w:w="8280" w:type="dxa"/>
        <w:tblInd w:w="8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739"/>
        <w:gridCol w:w="3374"/>
      </w:tblGrid>
      <w:tr w:rsidR="0039122A" w:rsidRPr="00CD2481" w14:paraId="1EED6662" w14:textId="77777777" w:rsidTr="0039122A">
        <w:trPr>
          <w:trHeight w:val="300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80F1607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5CCDFE4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FB5DD09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9122A" w:rsidRPr="00CD2481" w14:paraId="1C71EC8D" w14:textId="77777777" w:rsidTr="0039122A">
        <w:trPr>
          <w:trHeight w:val="300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755A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BB691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AD58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9122A" w:rsidRPr="00CD2481" w14:paraId="329D20AB" w14:textId="77777777" w:rsidTr="0039122A">
        <w:trPr>
          <w:trHeight w:val="300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CA00F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53A31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61C01" w14:textId="77777777" w:rsidR="0039122A" w:rsidRPr="00CD2481" w:rsidRDefault="0039122A" w:rsidP="0039122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Cancellation confirmation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30D24A0" w14:textId="77777777" w:rsidR="0039122A" w:rsidRPr="00CD2481" w:rsidRDefault="0039122A" w:rsidP="0039122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71C5AB6" w14:textId="77777777" w:rsidR="00E3170E" w:rsidRPr="00CD2481" w:rsidRDefault="00E3170E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4CB0719E" w14:textId="493AFA96" w:rsidR="00166B52" w:rsidRPr="00CD2481" w:rsidRDefault="00166B52" w:rsidP="0048119D">
      <w:pPr>
        <w:pStyle w:val="paragraph"/>
        <w:numPr>
          <w:ilvl w:val="5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ID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803A33A" w14:textId="1FBFC6F4" w:rsidR="00166B52" w:rsidRPr="00CD2481" w:rsidRDefault="00166B52" w:rsidP="0048119D">
      <w:pPr>
        <w:pStyle w:val="paragraph"/>
        <w:numPr>
          <w:ilvl w:val="5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Check eligibility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E999FF8" w14:textId="1B404826" w:rsidR="00166B52" w:rsidRPr="00CD2481" w:rsidRDefault="00166B52" w:rsidP="0048119D">
      <w:pPr>
        <w:pStyle w:val="paragraph"/>
        <w:numPr>
          <w:ilvl w:val="5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Update status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69AB3E6" w14:textId="106D3946" w:rsidR="00166B52" w:rsidRPr="00CD2481" w:rsidRDefault="00166B52" w:rsidP="0048119D">
      <w:pPr>
        <w:pStyle w:val="paragraph"/>
        <w:numPr>
          <w:ilvl w:val="5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Notify stakeholders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7F47159" w14:textId="05F3C1CE" w:rsidR="00166B52" w:rsidRPr="00CD2481" w:rsidRDefault="00166B52" w:rsidP="0048119D">
      <w:pPr>
        <w:pStyle w:val="paragraph"/>
        <w:numPr>
          <w:ilvl w:val="5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Audit log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7AD214C" w14:textId="735EA1AC" w:rsidR="00166B52" w:rsidRPr="00CD2481" w:rsidRDefault="00166B52" w:rsidP="0048119D">
      <w:pPr>
        <w:pStyle w:val="paragraph"/>
        <w:numPr>
          <w:ilvl w:val="5"/>
          <w:numId w:val="2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Return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41BABF0" w14:textId="77777777" w:rsidR="00166B52" w:rsidRPr="00CD2481" w:rsidRDefault="00166B52" w:rsidP="00166B52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EC0B5FC" w14:textId="6530109A" w:rsidR="002204B8" w:rsidRPr="00CD2481" w:rsidRDefault="00C05864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Tele-consultation </w:t>
      </w:r>
      <w:proofErr w:type="gramStart"/>
      <w:r w:rsidRPr="00CD2481">
        <w:rPr>
          <w:rFonts w:asciiTheme="minorHAnsi" w:hAnsiTheme="minorHAnsi" w:cstheme="minorHAnsi"/>
          <w:b/>
          <w:bCs/>
        </w:rPr>
        <w:t>start</w:t>
      </w:r>
      <w:proofErr w:type="gramEnd"/>
      <w:r w:rsidRPr="00CD2481">
        <w:rPr>
          <w:rFonts w:asciiTheme="minorHAnsi" w:hAnsiTheme="minorHAnsi" w:cstheme="minorHAnsi"/>
          <w:b/>
          <w:bCs/>
        </w:rPr>
        <w:t xml:space="preserve"> </w:t>
      </w:r>
      <w:r w:rsidR="002204B8" w:rsidRPr="00CD2481">
        <w:rPr>
          <w:rFonts w:asciiTheme="minorHAnsi" w:hAnsiTheme="minorHAnsi" w:cstheme="minorHAnsi"/>
          <w:b/>
          <w:bCs/>
        </w:rPr>
        <w:t>API</w:t>
      </w:r>
    </w:p>
    <w:p w14:paraId="566A3FEF" w14:textId="77777777" w:rsidR="00584BB2" w:rsidRPr="00CD2481" w:rsidRDefault="00584BB2" w:rsidP="00584BB2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35460FE2" w14:textId="77777777" w:rsidR="00DC53CE" w:rsidRPr="00CD2481" w:rsidRDefault="00DC53CE" w:rsidP="00DC53CE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70B395EF" w14:textId="68046A70" w:rsidR="0078494F" w:rsidRPr="00CD2481" w:rsidRDefault="00DC53CE" w:rsidP="00DC53CE">
      <w:pPr>
        <w:pStyle w:val="ListParagraph"/>
        <w:ind w:left="1092"/>
        <w:rPr>
          <w:rFonts w:asciiTheme="minorHAnsi" w:hAnsiTheme="minorHAnsi" w:cstheme="minorHAnsi"/>
          <w:lang w:val="en-US"/>
        </w:rPr>
      </w:pPr>
      <w:r w:rsidRPr="00CD2481">
        <w:rPr>
          <w:rFonts w:asciiTheme="minorHAnsi" w:hAnsiTheme="minorHAnsi" w:cstheme="minorHAnsi"/>
          <w:lang w:val="en-US"/>
        </w:rPr>
        <w:t xml:space="preserve">Prod Base URL: </w:t>
      </w:r>
      <w:hyperlink r:id="rId9" w:history="1">
        <w:r w:rsidR="0078494F" w:rsidRPr="00CD2481">
          <w:rPr>
            <w:rStyle w:val="Hyperlink"/>
            <w:rFonts w:asciiTheme="minorHAnsi" w:hAnsiTheme="minorHAnsi" w:cstheme="minorHAnsi"/>
            <w:lang w:val="en-US"/>
          </w:rPr>
          <w:t>https://api.healthcare.com</w:t>
        </w:r>
      </w:hyperlink>
    </w:p>
    <w:p w14:paraId="5BDC1E20" w14:textId="32DA030B" w:rsidR="00DC53CE" w:rsidRPr="00CD2481" w:rsidRDefault="00DC53CE" w:rsidP="00DC53CE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</w:rPr>
        <w:t> </w:t>
      </w:r>
    </w:p>
    <w:p w14:paraId="267CA757" w14:textId="77777777" w:rsidR="00DC53CE" w:rsidRPr="00CD2481" w:rsidRDefault="00DC53CE" w:rsidP="00DC53CE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/v1/teleconsultations</w:t>
      </w:r>
      <w:r w:rsidRPr="00CD2481">
        <w:rPr>
          <w:rFonts w:asciiTheme="minorHAnsi" w:hAnsiTheme="minorHAnsi" w:cstheme="minorHAnsi"/>
        </w:rPr>
        <w:t> </w:t>
      </w:r>
    </w:p>
    <w:p w14:paraId="172C75CC" w14:textId="77777777" w:rsidR="00DC53CE" w:rsidRPr="00CD2481" w:rsidRDefault="00DC53CE" w:rsidP="00DC53CE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53C3E17D" w14:textId="77777777" w:rsidR="0078494F" w:rsidRPr="00CD2481" w:rsidRDefault="0078494F" w:rsidP="00DC53CE">
      <w:pPr>
        <w:pStyle w:val="ListParagraph"/>
        <w:ind w:left="1092"/>
        <w:rPr>
          <w:rFonts w:asciiTheme="minorHAnsi" w:hAnsiTheme="minorHAnsi" w:cstheme="minorHAnsi"/>
        </w:rPr>
      </w:pPr>
    </w:p>
    <w:p w14:paraId="1FAFC7A3" w14:textId="77777777" w:rsidR="00DC53CE" w:rsidRPr="00CD2481" w:rsidRDefault="00DC53CE" w:rsidP="00DC53CE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00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78"/>
        <w:gridCol w:w="2786"/>
      </w:tblGrid>
      <w:tr w:rsidR="00DC53CE" w:rsidRPr="00CD2481" w14:paraId="42479053" w14:textId="77777777" w:rsidTr="0078494F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58A785B" w14:textId="77777777" w:rsidR="00DC53CE" w:rsidRPr="00CD2481" w:rsidRDefault="00DC53CE" w:rsidP="0078494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C38011E" w14:textId="77777777" w:rsidR="00DC53CE" w:rsidRPr="00CD2481" w:rsidRDefault="00DC53CE" w:rsidP="0078494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B8FAF5F" w14:textId="77777777" w:rsidR="00DC53CE" w:rsidRPr="00CD2481" w:rsidRDefault="00DC53CE" w:rsidP="0078494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C53CE" w:rsidRPr="00CD2481" w14:paraId="345FC9EE" w14:textId="77777777" w:rsidTr="00DC53CE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9E90" w14:textId="77777777" w:rsidR="00DC53CE" w:rsidRPr="00CD2481" w:rsidRDefault="00DC53CE" w:rsidP="00DC53C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CF0F" w14:textId="77777777" w:rsidR="00DC53CE" w:rsidRPr="00CD2481" w:rsidRDefault="00DC53CE" w:rsidP="00DC53C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36A3" w14:textId="77777777" w:rsidR="00DC53CE" w:rsidRPr="00CD2481" w:rsidRDefault="00DC53CE" w:rsidP="00DC53C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C53CE" w:rsidRPr="00CD2481" w14:paraId="111665B4" w14:textId="77777777" w:rsidTr="00DC53CE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28A93" w14:textId="77777777" w:rsidR="00DC53CE" w:rsidRPr="00CD2481" w:rsidRDefault="00DC53CE" w:rsidP="00DC53C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FE71" w14:textId="77777777" w:rsidR="00DC53CE" w:rsidRPr="00CD2481" w:rsidRDefault="00DC53CE" w:rsidP="00DC53C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3B7A" w14:textId="77777777" w:rsidR="00DC53CE" w:rsidRPr="00CD2481" w:rsidRDefault="00DC53CE" w:rsidP="00DC53CE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B1A7360" w14:textId="77777777" w:rsidR="00DC53CE" w:rsidRPr="00CD2481" w:rsidRDefault="00DC53CE" w:rsidP="00584BB2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5F4C6A13" w14:textId="6492F505" w:rsidR="002204B8" w:rsidRPr="00CD2481" w:rsidRDefault="002204B8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Request</w:t>
      </w:r>
    </w:p>
    <w:p w14:paraId="1AF083C4" w14:textId="77777777" w:rsidR="00064FCF" w:rsidRPr="00CD2481" w:rsidRDefault="00064FCF" w:rsidP="00064FCF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579F7081" w14:textId="77777777" w:rsidR="006A66F8" w:rsidRPr="00CD2481" w:rsidRDefault="006A66F8" w:rsidP="006A66F8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{"patientId":"uuid","providerId":"uuid","scheduledTime":"2026-02-10T10:00:00","mode":"</w:t>
      </w:r>
      <w:proofErr w:type="gramStart"/>
      <w:r w:rsidRPr="00CD2481">
        <w:rPr>
          <w:rFonts w:asciiTheme="minorHAnsi" w:hAnsiTheme="minorHAnsi" w:cstheme="minorHAnsi"/>
          <w:lang w:val="en-US"/>
        </w:rPr>
        <w:t>VIDEO"}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017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935"/>
        <w:gridCol w:w="2052"/>
        <w:gridCol w:w="2616"/>
      </w:tblGrid>
      <w:tr w:rsidR="006A66F8" w:rsidRPr="00CD2481" w14:paraId="2331F5D6" w14:textId="77777777" w:rsidTr="006A66F8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AABE8E5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0125F79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BE58D54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06BD0B1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66F8" w:rsidRPr="00CD2481" w14:paraId="79C59338" w14:textId="77777777" w:rsidTr="006A66F8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DCEC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1CD4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DBB7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C821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66F8" w:rsidRPr="00CD2481" w14:paraId="2AFBB246" w14:textId="77777777" w:rsidTr="006A66F8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C780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providerId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B5297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4392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91448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Provider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66F8" w:rsidRPr="00CD2481" w14:paraId="4ED99C29" w14:textId="77777777" w:rsidTr="006A66F8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F00A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scheduledTime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F637C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85A32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1B4F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Consultation start time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66F8" w:rsidRPr="00CD2481" w14:paraId="58C43606" w14:textId="77777777" w:rsidTr="006A66F8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B168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mode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9476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E36C0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75352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Mode (VIDEO/AUDIO)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A66F8" w:rsidRPr="00CD2481" w14:paraId="63043CB7" w14:textId="77777777" w:rsidTr="006A66F8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57B9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notes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7425A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5122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6868" w14:textId="77777777" w:rsidR="006A66F8" w:rsidRPr="00CD2481" w:rsidRDefault="006A66F8" w:rsidP="006A66F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Additional notes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BC913F9" w14:textId="77777777" w:rsidR="00064FCF" w:rsidRPr="00CD2481" w:rsidRDefault="00064FCF" w:rsidP="00064FCF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30987A27" w14:textId="6E03CE81" w:rsidR="002204B8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 xml:space="preserve"> Response</w:t>
      </w:r>
    </w:p>
    <w:p w14:paraId="16C060A7" w14:textId="77777777" w:rsidR="00834693" w:rsidRPr="00CD2481" w:rsidRDefault="00834693" w:rsidP="00834693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78A86EB8" w14:textId="77777777" w:rsidR="00834693" w:rsidRPr="00CD2481" w:rsidRDefault="00834693" w:rsidP="00834693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{"status":"success","data</w:t>
      </w:r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"sessionId":"uuid","joinUrl":"https://video.link/session"}}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9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2150"/>
        <w:gridCol w:w="3310"/>
      </w:tblGrid>
      <w:tr w:rsidR="00834693" w:rsidRPr="00CD2481" w14:paraId="26FF13F4" w14:textId="77777777" w:rsidTr="00834693">
        <w:trPr>
          <w:trHeight w:val="300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0AC7FFA" w14:textId="77777777" w:rsidR="00834693" w:rsidRPr="00CD2481" w:rsidRDefault="00834693" w:rsidP="00834693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4B692D5" w14:textId="77777777" w:rsidR="00834693" w:rsidRPr="00CD2481" w:rsidRDefault="00834693" w:rsidP="00834693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B2BB658" w14:textId="77777777" w:rsidR="00834693" w:rsidRPr="00CD2481" w:rsidRDefault="00834693" w:rsidP="00834693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34693" w:rsidRPr="00CD2481" w14:paraId="0C8926FD" w14:textId="77777777" w:rsidTr="00834693">
        <w:trPr>
          <w:trHeight w:val="300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D4425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C0460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B4EA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34693" w:rsidRPr="00CD2481" w14:paraId="74876C8D" w14:textId="77777777" w:rsidTr="00834693">
        <w:trPr>
          <w:trHeight w:val="300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9714F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data.sessionId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9C6B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A1F8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Consultation session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34693" w:rsidRPr="00CD2481" w14:paraId="16DCBA3C" w14:textId="77777777" w:rsidTr="00834693">
        <w:trPr>
          <w:trHeight w:val="300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45AD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data.joinUrl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9B96B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00DB" w14:textId="77777777" w:rsidR="00834693" w:rsidRPr="00CD2481" w:rsidRDefault="00834693" w:rsidP="008346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Video/Audio session link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4993744" w14:textId="77777777" w:rsidR="00834693" w:rsidRPr="00CD2481" w:rsidRDefault="00834693" w:rsidP="00834693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0637326C" w14:textId="767D6D6A" w:rsidR="007C2292" w:rsidRPr="00217223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217223">
        <w:rPr>
          <w:rFonts w:asciiTheme="minorHAnsi" w:hAnsiTheme="minorHAnsi" w:cstheme="minorHAnsi"/>
          <w:b/>
          <w:bCs/>
        </w:rPr>
        <w:t xml:space="preserve"> Processing steps</w:t>
      </w:r>
    </w:p>
    <w:p w14:paraId="1D525CB7" w14:textId="0587FB51" w:rsidR="007C2292" w:rsidRPr="00217223" w:rsidRDefault="007C2292" w:rsidP="0048119D">
      <w:pPr>
        <w:pStyle w:val="ListParagraph"/>
        <w:numPr>
          <w:ilvl w:val="1"/>
          <w:numId w:val="24"/>
        </w:numPr>
        <w:rPr>
          <w:rFonts w:asciiTheme="minorHAnsi" w:hAnsiTheme="minorHAnsi" w:cstheme="minorHAnsi"/>
        </w:rPr>
      </w:pPr>
      <w:r w:rsidRPr="00217223">
        <w:rPr>
          <w:rFonts w:asciiTheme="minorHAnsi" w:hAnsiTheme="minorHAnsi" w:cstheme="minorHAnsi"/>
          <w:lang w:val="en-US"/>
        </w:rPr>
        <w:t>Validate request</w:t>
      </w:r>
      <w:r w:rsidRPr="00217223">
        <w:rPr>
          <w:rFonts w:asciiTheme="minorHAnsi" w:hAnsiTheme="minorHAnsi" w:cstheme="minorHAnsi"/>
        </w:rPr>
        <w:t> </w:t>
      </w:r>
    </w:p>
    <w:p w14:paraId="7BBB8882" w14:textId="4CC10D78" w:rsidR="007C2292" w:rsidRPr="00217223" w:rsidRDefault="007C2292" w:rsidP="0048119D">
      <w:pPr>
        <w:pStyle w:val="ListParagraph"/>
        <w:numPr>
          <w:ilvl w:val="1"/>
          <w:numId w:val="24"/>
        </w:numPr>
        <w:rPr>
          <w:rFonts w:asciiTheme="minorHAnsi" w:hAnsiTheme="minorHAnsi" w:cstheme="minorHAnsi"/>
        </w:rPr>
      </w:pPr>
      <w:r w:rsidRPr="00217223">
        <w:rPr>
          <w:rFonts w:asciiTheme="minorHAnsi" w:hAnsiTheme="minorHAnsi" w:cstheme="minorHAnsi"/>
          <w:lang w:val="en-US"/>
        </w:rPr>
        <w:t>Check provider availability</w:t>
      </w:r>
      <w:r w:rsidRPr="00217223">
        <w:rPr>
          <w:rFonts w:asciiTheme="minorHAnsi" w:hAnsiTheme="minorHAnsi" w:cstheme="minorHAnsi"/>
        </w:rPr>
        <w:t> </w:t>
      </w:r>
    </w:p>
    <w:p w14:paraId="6470CD9F" w14:textId="252E9388" w:rsidR="007C2292" w:rsidRPr="00217223" w:rsidRDefault="007C2292" w:rsidP="0048119D">
      <w:pPr>
        <w:pStyle w:val="ListParagraph"/>
        <w:numPr>
          <w:ilvl w:val="1"/>
          <w:numId w:val="24"/>
        </w:numPr>
        <w:rPr>
          <w:rFonts w:asciiTheme="minorHAnsi" w:hAnsiTheme="minorHAnsi" w:cstheme="minorHAnsi"/>
        </w:rPr>
      </w:pPr>
      <w:r w:rsidRPr="00217223">
        <w:rPr>
          <w:rFonts w:asciiTheme="minorHAnsi" w:hAnsiTheme="minorHAnsi" w:cstheme="minorHAnsi"/>
          <w:lang w:val="en-US"/>
        </w:rPr>
        <w:t>Create session</w:t>
      </w:r>
      <w:r w:rsidRPr="00217223">
        <w:rPr>
          <w:rFonts w:asciiTheme="minorHAnsi" w:hAnsiTheme="minorHAnsi" w:cstheme="minorHAnsi"/>
        </w:rPr>
        <w:t> </w:t>
      </w:r>
    </w:p>
    <w:p w14:paraId="568D4A44" w14:textId="06DE8135" w:rsidR="007C2292" w:rsidRPr="00217223" w:rsidRDefault="007C2292" w:rsidP="0048119D">
      <w:pPr>
        <w:pStyle w:val="ListParagraph"/>
        <w:numPr>
          <w:ilvl w:val="1"/>
          <w:numId w:val="24"/>
        </w:numPr>
        <w:rPr>
          <w:rFonts w:asciiTheme="minorHAnsi" w:hAnsiTheme="minorHAnsi" w:cstheme="minorHAnsi"/>
        </w:rPr>
      </w:pPr>
      <w:r w:rsidRPr="00217223">
        <w:rPr>
          <w:rFonts w:asciiTheme="minorHAnsi" w:hAnsiTheme="minorHAnsi" w:cstheme="minorHAnsi"/>
          <w:lang w:val="en-US"/>
        </w:rPr>
        <w:t>Generate meeting link</w:t>
      </w:r>
      <w:r w:rsidRPr="00217223">
        <w:rPr>
          <w:rFonts w:asciiTheme="minorHAnsi" w:hAnsiTheme="minorHAnsi" w:cstheme="minorHAnsi"/>
        </w:rPr>
        <w:t> </w:t>
      </w:r>
    </w:p>
    <w:p w14:paraId="0566F610" w14:textId="210F7598" w:rsidR="007C2292" w:rsidRPr="00217223" w:rsidRDefault="007C2292" w:rsidP="0048119D">
      <w:pPr>
        <w:pStyle w:val="ListParagraph"/>
        <w:numPr>
          <w:ilvl w:val="1"/>
          <w:numId w:val="24"/>
        </w:numPr>
        <w:rPr>
          <w:rFonts w:asciiTheme="minorHAnsi" w:hAnsiTheme="minorHAnsi" w:cstheme="minorHAnsi"/>
        </w:rPr>
      </w:pPr>
      <w:r w:rsidRPr="00217223">
        <w:rPr>
          <w:rFonts w:asciiTheme="minorHAnsi" w:hAnsiTheme="minorHAnsi" w:cstheme="minorHAnsi"/>
          <w:lang w:val="en-US"/>
        </w:rPr>
        <w:t>Persist session</w:t>
      </w:r>
      <w:r w:rsidRPr="00217223">
        <w:rPr>
          <w:rFonts w:asciiTheme="minorHAnsi" w:hAnsiTheme="minorHAnsi" w:cstheme="minorHAnsi"/>
        </w:rPr>
        <w:t> </w:t>
      </w:r>
    </w:p>
    <w:p w14:paraId="59FA71BE" w14:textId="691F098E" w:rsidR="007C2292" w:rsidRPr="00217223" w:rsidRDefault="007C2292" w:rsidP="0048119D">
      <w:pPr>
        <w:pStyle w:val="ListParagraph"/>
        <w:numPr>
          <w:ilvl w:val="1"/>
          <w:numId w:val="24"/>
        </w:numPr>
        <w:rPr>
          <w:rFonts w:asciiTheme="minorHAnsi" w:hAnsiTheme="minorHAnsi" w:cstheme="minorHAnsi"/>
        </w:rPr>
      </w:pPr>
      <w:r w:rsidRPr="00217223">
        <w:rPr>
          <w:rFonts w:asciiTheme="minorHAnsi" w:hAnsiTheme="minorHAnsi" w:cstheme="minorHAnsi"/>
          <w:lang w:val="en-US"/>
        </w:rPr>
        <w:t>Return response</w:t>
      </w:r>
      <w:r w:rsidRPr="00217223">
        <w:rPr>
          <w:rFonts w:asciiTheme="minorHAnsi" w:hAnsiTheme="minorHAnsi" w:cstheme="minorHAnsi"/>
        </w:rPr>
        <w:t> </w:t>
      </w:r>
    </w:p>
    <w:p w14:paraId="2F1EC085" w14:textId="77777777" w:rsidR="007C2292" w:rsidRPr="00CD2481" w:rsidRDefault="007C2292" w:rsidP="007C2292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745D1CE2" w14:textId="77777777" w:rsidR="00147A96" w:rsidRPr="00CD2481" w:rsidRDefault="00147A96" w:rsidP="00147A96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7D2C456D" w14:textId="48F9C8E5" w:rsidR="002204B8" w:rsidRPr="00CD2481" w:rsidRDefault="00070003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</w:rPr>
        <w:t>Tele-consultation Fetch API</w:t>
      </w:r>
    </w:p>
    <w:p w14:paraId="33FC2BFD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325F0D7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71954025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39F8555F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</w:p>
    <w:p w14:paraId="05CAB5B2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teleconsultations/{</w:t>
      </w:r>
      <w:proofErr w:type="gramEnd"/>
      <w:r w:rsidRPr="00CD2481">
        <w:rPr>
          <w:rFonts w:asciiTheme="minorHAnsi" w:hAnsiTheme="minorHAnsi" w:cstheme="minorHAnsi"/>
          <w:lang w:val="en-US"/>
        </w:rPr>
        <w:t>id}</w:t>
      </w:r>
      <w:r w:rsidRPr="00CD2481">
        <w:rPr>
          <w:rFonts w:asciiTheme="minorHAnsi" w:hAnsiTheme="minorHAnsi" w:cstheme="minorHAnsi"/>
        </w:rPr>
        <w:t> </w:t>
      </w:r>
    </w:p>
    <w:p w14:paraId="4CA910A8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  <w:r w:rsidRPr="00CD2481">
        <w:rPr>
          <w:rFonts w:asciiTheme="minorHAnsi" w:hAnsiTheme="minorHAnsi" w:cstheme="minorHAnsi"/>
        </w:rPr>
        <w:t> </w:t>
      </w:r>
    </w:p>
    <w:p w14:paraId="40415A3D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</w:p>
    <w:p w14:paraId="0CF0D035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460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85"/>
        <w:gridCol w:w="3139"/>
      </w:tblGrid>
      <w:tr w:rsidR="00D741BD" w:rsidRPr="00CD2481" w14:paraId="7CDC93EA" w14:textId="77777777" w:rsidTr="005838AE">
        <w:trPr>
          <w:trHeight w:val="300"/>
        </w:trPr>
        <w:tc>
          <w:tcPr>
            <w:tcW w:w="2536" w:type="dxa"/>
            <w:shd w:val="clear" w:color="auto" w:fill="0070C0"/>
            <w:hideMark/>
          </w:tcPr>
          <w:p w14:paraId="0D702632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5" w:type="dxa"/>
            <w:shd w:val="clear" w:color="auto" w:fill="0070C0"/>
            <w:hideMark/>
          </w:tcPr>
          <w:p w14:paraId="227614B2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139" w:type="dxa"/>
            <w:shd w:val="clear" w:color="auto" w:fill="0070C0"/>
            <w:hideMark/>
          </w:tcPr>
          <w:p w14:paraId="2704C3E9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741BD" w:rsidRPr="00CD2481" w14:paraId="714F948D" w14:textId="77777777" w:rsidTr="00D741BD">
        <w:trPr>
          <w:trHeight w:val="300"/>
        </w:trPr>
        <w:tc>
          <w:tcPr>
            <w:tcW w:w="2536" w:type="dxa"/>
            <w:hideMark/>
          </w:tcPr>
          <w:p w14:paraId="352362C8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5" w:type="dxa"/>
            <w:hideMark/>
          </w:tcPr>
          <w:p w14:paraId="2991665A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139" w:type="dxa"/>
            <w:hideMark/>
          </w:tcPr>
          <w:p w14:paraId="4A10606A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741BD" w:rsidRPr="00CD2481" w14:paraId="651017C3" w14:textId="77777777" w:rsidTr="00D741BD">
        <w:trPr>
          <w:trHeight w:val="300"/>
        </w:trPr>
        <w:tc>
          <w:tcPr>
            <w:tcW w:w="2536" w:type="dxa"/>
            <w:hideMark/>
          </w:tcPr>
          <w:p w14:paraId="1502E175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5" w:type="dxa"/>
            <w:hideMark/>
          </w:tcPr>
          <w:p w14:paraId="2A8FFF46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139" w:type="dxa"/>
            <w:hideMark/>
          </w:tcPr>
          <w:p w14:paraId="7140FBFD" w14:textId="77777777" w:rsidR="00D741BD" w:rsidRPr="00CD2481" w:rsidRDefault="00D741BD" w:rsidP="00D741B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5F600AF" w14:textId="77777777" w:rsidR="00D741BD" w:rsidRPr="00CD2481" w:rsidRDefault="00D741BD" w:rsidP="00D741BD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36CCED96" w14:textId="474F673F" w:rsidR="002C5288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>Request</w:t>
      </w:r>
    </w:p>
    <w:tbl>
      <w:tblPr>
        <w:tblW w:w="8460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2100"/>
        <w:gridCol w:w="2456"/>
        <w:gridCol w:w="2792"/>
      </w:tblGrid>
      <w:tr w:rsidR="002C5288" w:rsidRPr="00CD2481" w14:paraId="2A253E2C" w14:textId="77777777" w:rsidTr="002C5288">
        <w:trPr>
          <w:trHeight w:val="300"/>
        </w:trPr>
        <w:tc>
          <w:tcPr>
            <w:tcW w:w="1112" w:type="dxa"/>
            <w:shd w:val="clear" w:color="auto" w:fill="0070C0"/>
            <w:hideMark/>
          </w:tcPr>
          <w:p w14:paraId="206AE631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00" w:type="dxa"/>
            <w:shd w:val="clear" w:color="auto" w:fill="0070C0"/>
            <w:hideMark/>
          </w:tcPr>
          <w:p w14:paraId="400DA3B1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56" w:type="dxa"/>
            <w:shd w:val="clear" w:color="auto" w:fill="0070C0"/>
            <w:hideMark/>
          </w:tcPr>
          <w:p w14:paraId="664D987D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92" w:type="dxa"/>
            <w:shd w:val="clear" w:color="auto" w:fill="0070C0"/>
            <w:hideMark/>
          </w:tcPr>
          <w:p w14:paraId="49DFCF6C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2C5288" w:rsidRPr="00CD2481" w14:paraId="3B5241DE" w14:textId="77777777" w:rsidTr="00CC0147">
        <w:trPr>
          <w:trHeight w:val="300"/>
        </w:trPr>
        <w:tc>
          <w:tcPr>
            <w:tcW w:w="1112" w:type="dxa"/>
            <w:hideMark/>
          </w:tcPr>
          <w:p w14:paraId="71CEF2F3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00" w:type="dxa"/>
            <w:hideMark/>
          </w:tcPr>
          <w:p w14:paraId="2B4B53BB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56" w:type="dxa"/>
            <w:hideMark/>
          </w:tcPr>
          <w:p w14:paraId="03D805BA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92" w:type="dxa"/>
            <w:hideMark/>
          </w:tcPr>
          <w:p w14:paraId="11606D6A" w14:textId="77777777" w:rsidR="002C5288" w:rsidRPr="00CD2481" w:rsidRDefault="002C5288" w:rsidP="002C528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Session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97730DC" w14:textId="77777777" w:rsidR="002C5288" w:rsidRPr="00CD2481" w:rsidRDefault="002C5288" w:rsidP="002C5288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4DFCD6C7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  <w:u w:val="single"/>
        </w:rPr>
      </w:pPr>
      <w:r w:rsidRPr="00CD2481">
        <w:rPr>
          <w:rFonts w:asciiTheme="minorHAnsi" w:hAnsiTheme="minorHAnsi" w:cstheme="minorHAnsi"/>
          <w:b/>
          <w:bCs/>
          <w:u w:val="single"/>
        </w:rPr>
        <w:t xml:space="preserve"> Response</w:t>
      </w:r>
    </w:p>
    <w:p w14:paraId="7A8EA073" w14:textId="77777777" w:rsidR="00510815" w:rsidRPr="00CD2481" w:rsidRDefault="00510815" w:rsidP="00510815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77BD3929" w14:textId="77777777" w:rsidR="00CC0147" w:rsidRPr="00CD2481" w:rsidRDefault="00CC0147" w:rsidP="00CC0147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{"status":"success","data</w:t>
      </w:r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"sessionId":"uuid","status":"ACTIVE","joinUrl":"https://video.link/session"}}</w:t>
      </w:r>
      <w:r w:rsidRPr="00CD2481">
        <w:rPr>
          <w:rFonts w:asciiTheme="minorHAnsi" w:hAnsiTheme="minorHAnsi" w:cstheme="minorHAnsi"/>
        </w:rPr>
        <w:t> </w:t>
      </w:r>
    </w:p>
    <w:tbl>
      <w:tblPr>
        <w:tblW w:w="8465" w:type="dxa"/>
        <w:tblInd w:w="9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2855"/>
        <w:gridCol w:w="3674"/>
      </w:tblGrid>
      <w:tr w:rsidR="00CC0147" w:rsidRPr="00CD2481" w14:paraId="5EECC5D7" w14:textId="77777777" w:rsidTr="00CC0147">
        <w:trPr>
          <w:trHeight w:val="300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146D65A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59A094D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16370D8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CC0147" w:rsidRPr="00CD2481" w14:paraId="09A80BCE" w14:textId="77777777" w:rsidTr="00CC0147">
        <w:trPr>
          <w:trHeight w:val="30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EABDD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40BA8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2C16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CC0147" w:rsidRPr="00CD2481" w14:paraId="289D4A1C" w14:textId="77777777" w:rsidTr="00CC0147">
        <w:trPr>
          <w:trHeight w:val="30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9A013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data.sessionId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C242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F3125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Session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CC0147" w:rsidRPr="00CD2481" w14:paraId="73FD2B05" w14:textId="77777777" w:rsidTr="00CC0147">
        <w:trPr>
          <w:trHeight w:val="30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DCC7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data.status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9882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8160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Session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CC0147" w:rsidRPr="00CD2481" w14:paraId="4B17AE3A" w14:textId="77777777" w:rsidTr="00CC0147">
        <w:trPr>
          <w:trHeight w:val="30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5547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data.joinUrl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6561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F2E3" w14:textId="77777777" w:rsidR="00CC0147" w:rsidRPr="00CD2481" w:rsidRDefault="00CC0147" w:rsidP="008E418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Access link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62B574CF" w14:textId="77777777" w:rsidR="00CC0147" w:rsidRPr="00CD2481" w:rsidRDefault="00CC0147" w:rsidP="00510815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1819D0DE" w14:textId="4B5A710C" w:rsidR="002A2429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CD2481">
        <w:rPr>
          <w:rFonts w:asciiTheme="minorHAnsi" w:hAnsiTheme="minorHAnsi" w:cstheme="minorHAnsi"/>
          <w:b/>
          <w:bCs/>
        </w:rPr>
        <w:t>Processing steps</w:t>
      </w:r>
    </w:p>
    <w:p w14:paraId="4D2F5AD6" w14:textId="72C1E5A9" w:rsidR="002A2429" w:rsidRPr="00CD2481" w:rsidRDefault="002A2429" w:rsidP="0048119D">
      <w:pPr>
        <w:pStyle w:val="ListParagraph"/>
        <w:numPr>
          <w:ilvl w:val="1"/>
          <w:numId w:val="2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</w:t>
      </w:r>
      <w:proofErr w:type="spellStart"/>
      <w:r w:rsidRPr="00CD2481">
        <w:rPr>
          <w:rFonts w:asciiTheme="minorHAnsi" w:hAnsiTheme="minorHAnsi" w:cstheme="minorHAnsi"/>
          <w:lang w:val="en-US"/>
        </w:rPr>
        <w:t>sessionId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2CBCA992" w14:textId="13947AB6" w:rsidR="002A2429" w:rsidRPr="00CD2481" w:rsidRDefault="002A2429" w:rsidP="0048119D">
      <w:pPr>
        <w:pStyle w:val="ListParagraph"/>
        <w:numPr>
          <w:ilvl w:val="1"/>
          <w:numId w:val="2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session details</w:t>
      </w:r>
      <w:r w:rsidRPr="00CD2481">
        <w:rPr>
          <w:rFonts w:asciiTheme="minorHAnsi" w:hAnsiTheme="minorHAnsi" w:cstheme="minorHAnsi"/>
        </w:rPr>
        <w:t> </w:t>
      </w:r>
    </w:p>
    <w:p w14:paraId="5CC21A1B" w14:textId="42344466" w:rsidR="002A2429" w:rsidRPr="00CD2481" w:rsidRDefault="002A2429" w:rsidP="0048119D">
      <w:pPr>
        <w:pStyle w:val="ListParagraph"/>
        <w:numPr>
          <w:ilvl w:val="1"/>
          <w:numId w:val="2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Check user access</w:t>
      </w:r>
      <w:r w:rsidRPr="00CD2481">
        <w:rPr>
          <w:rFonts w:asciiTheme="minorHAnsi" w:hAnsiTheme="minorHAnsi" w:cstheme="minorHAnsi"/>
        </w:rPr>
        <w:t> </w:t>
      </w:r>
    </w:p>
    <w:p w14:paraId="1D70765F" w14:textId="6A30E44E" w:rsidR="002A2429" w:rsidRPr="00CD2481" w:rsidRDefault="002A2429" w:rsidP="0048119D">
      <w:pPr>
        <w:pStyle w:val="ListParagraph"/>
        <w:numPr>
          <w:ilvl w:val="1"/>
          <w:numId w:val="2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7E79D7F3" w14:textId="70B369B6" w:rsidR="002A2429" w:rsidRPr="00CD2481" w:rsidRDefault="002A2429" w:rsidP="0048119D">
      <w:pPr>
        <w:pStyle w:val="ListParagraph"/>
        <w:numPr>
          <w:ilvl w:val="1"/>
          <w:numId w:val="2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Log access</w:t>
      </w:r>
      <w:r w:rsidRPr="00CD2481">
        <w:rPr>
          <w:rFonts w:asciiTheme="minorHAnsi" w:hAnsiTheme="minorHAnsi" w:cstheme="minorHAnsi"/>
        </w:rPr>
        <w:t> </w:t>
      </w:r>
    </w:p>
    <w:p w14:paraId="7A407016" w14:textId="77777777" w:rsidR="002A2429" w:rsidRPr="00CD2481" w:rsidRDefault="002A2429" w:rsidP="002A2429">
      <w:pPr>
        <w:pStyle w:val="ListParagraph"/>
        <w:ind w:left="1278"/>
        <w:rPr>
          <w:rFonts w:asciiTheme="minorHAnsi" w:hAnsiTheme="minorHAnsi" w:cstheme="minorHAnsi"/>
          <w:b/>
          <w:bCs/>
          <w:u w:val="single"/>
        </w:rPr>
      </w:pPr>
    </w:p>
    <w:p w14:paraId="2975FF02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  <w:u w:val="single"/>
        </w:rPr>
      </w:pPr>
    </w:p>
    <w:p w14:paraId="713FB068" w14:textId="53904066" w:rsidR="002204B8" w:rsidRPr="00CD2481" w:rsidRDefault="00AD5A4A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Medical Record Fetch API</w:t>
      </w:r>
    </w:p>
    <w:p w14:paraId="7B634EF7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32AC9485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21CA8B51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465A42E0" w14:textId="77777777" w:rsidR="00D63EB3" w:rsidRPr="00CD2481" w:rsidRDefault="00D63EB3" w:rsidP="00AD5A4A">
      <w:pPr>
        <w:pStyle w:val="ListParagraph"/>
        <w:ind w:left="1092"/>
        <w:rPr>
          <w:rFonts w:asciiTheme="minorHAnsi" w:hAnsiTheme="minorHAnsi" w:cstheme="minorHAnsi"/>
        </w:rPr>
      </w:pPr>
    </w:p>
    <w:p w14:paraId="724F55AD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medical-records</w:t>
      </w:r>
      <w:proofErr w:type="gramEnd"/>
      <w:r w:rsidRPr="00CD2481">
        <w:rPr>
          <w:rFonts w:asciiTheme="minorHAnsi" w:hAnsiTheme="minorHAnsi" w:cstheme="minorHAnsi"/>
          <w:lang w:val="en-US"/>
        </w:rPr>
        <w:t>/{</w:t>
      </w:r>
      <w:proofErr w:type="spellStart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  <w:lang w:val="en-US"/>
        </w:rPr>
        <w:t>}</w:t>
      </w:r>
      <w:r w:rsidRPr="00CD2481">
        <w:rPr>
          <w:rFonts w:asciiTheme="minorHAnsi" w:hAnsiTheme="minorHAnsi" w:cstheme="minorHAnsi"/>
        </w:rPr>
        <w:t> </w:t>
      </w:r>
    </w:p>
    <w:p w14:paraId="6896B0FA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  <w:r w:rsidRPr="00CD2481">
        <w:rPr>
          <w:rFonts w:asciiTheme="minorHAnsi" w:hAnsiTheme="minorHAnsi" w:cstheme="minorHAnsi"/>
        </w:rPr>
        <w:t> </w:t>
      </w:r>
    </w:p>
    <w:p w14:paraId="78104CA5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7655" w:type="dxa"/>
        <w:tblInd w:w="9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880"/>
        <w:gridCol w:w="2880"/>
      </w:tblGrid>
      <w:tr w:rsidR="00AD5A4A" w:rsidRPr="00CD2481" w14:paraId="7250867D" w14:textId="77777777" w:rsidTr="00F01193">
        <w:trPr>
          <w:trHeight w:val="300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4595060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16D4539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8056716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D5A4A" w:rsidRPr="00CD2481" w14:paraId="48CC26AC" w14:textId="77777777" w:rsidTr="00F01193">
        <w:trPr>
          <w:trHeight w:val="300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5EE7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7033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3BC8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D5A4A" w:rsidRPr="00CD2481" w14:paraId="4FE2B26E" w14:textId="77777777" w:rsidTr="00F01193">
        <w:trPr>
          <w:trHeight w:val="300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651B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A7BB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A927E" w14:textId="77777777" w:rsidR="00AD5A4A" w:rsidRPr="00CD2481" w:rsidRDefault="00AD5A4A" w:rsidP="00F011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C8435C3" w14:textId="77777777" w:rsidR="00AD5A4A" w:rsidRPr="00CD2481" w:rsidRDefault="00AD5A4A" w:rsidP="00AD5A4A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40C52F19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7655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160"/>
        <w:gridCol w:w="2160"/>
        <w:gridCol w:w="2160"/>
      </w:tblGrid>
      <w:tr w:rsidR="00DF3DF1" w:rsidRPr="00CD2481" w14:paraId="3F610224" w14:textId="77777777" w:rsidTr="00372C38">
        <w:trPr>
          <w:trHeight w:val="300"/>
        </w:trPr>
        <w:tc>
          <w:tcPr>
            <w:tcW w:w="1175" w:type="dxa"/>
            <w:shd w:val="clear" w:color="auto" w:fill="0070C0"/>
            <w:hideMark/>
          </w:tcPr>
          <w:p w14:paraId="35A9AAB7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shd w:val="clear" w:color="auto" w:fill="0070C0"/>
            <w:hideMark/>
          </w:tcPr>
          <w:p w14:paraId="49070147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shd w:val="clear" w:color="auto" w:fill="0070C0"/>
            <w:hideMark/>
          </w:tcPr>
          <w:p w14:paraId="2CC8CF9E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shd w:val="clear" w:color="auto" w:fill="0070C0"/>
            <w:hideMark/>
          </w:tcPr>
          <w:p w14:paraId="2ED1BD89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F3DF1" w:rsidRPr="00CD2481" w14:paraId="2AE1CF26" w14:textId="77777777" w:rsidTr="00372C38">
        <w:trPr>
          <w:trHeight w:val="300"/>
        </w:trPr>
        <w:tc>
          <w:tcPr>
            <w:tcW w:w="1175" w:type="dxa"/>
            <w:hideMark/>
          </w:tcPr>
          <w:p w14:paraId="079C02F6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hideMark/>
          </w:tcPr>
          <w:p w14:paraId="072A4FB8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hideMark/>
          </w:tcPr>
          <w:p w14:paraId="7D40E9BB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hideMark/>
          </w:tcPr>
          <w:p w14:paraId="3E53AB5C" w14:textId="77777777" w:rsidR="00DF3DF1" w:rsidRPr="00CD2481" w:rsidRDefault="00DF3DF1" w:rsidP="00DF3D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6695F0FF" w14:textId="77777777" w:rsidR="00DC0DAE" w:rsidRPr="00CD2481" w:rsidRDefault="00DC0DAE" w:rsidP="00D63EB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7ACB0A4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0471C1C0" w14:textId="77777777" w:rsidR="002E25F8" w:rsidRPr="00CD2481" w:rsidRDefault="002E25F8" w:rsidP="002E25F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F296A61" w14:textId="77777777" w:rsidR="00372C38" w:rsidRPr="00CD2481" w:rsidRDefault="00372C38" w:rsidP="00372C38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status":"success","data</w:t>
      </w:r>
      <w:proofErr w:type="spellEnd"/>
      <w:proofErr w:type="gramStart"/>
      <w:r w:rsidRPr="00CD2481">
        <w:rPr>
          <w:rFonts w:asciiTheme="minorHAnsi" w:hAnsiTheme="minorHAnsi" w:cstheme="minorHAnsi"/>
          <w:lang w:val="en-US"/>
        </w:rPr>
        <w:t>":[</w:t>
      </w:r>
      <w:proofErr w:type="gramEnd"/>
      <w:r w:rsidRPr="00CD2481">
        <w:rPr>
          <w:rFonts w:asciiTheme="minorHAnsi" w:hAnsiTheme="minorHAnsi" w:cstheme="minorHAnsi"/>
          <w:lang w:val="en-US"/>
        </w:rPr>
        <w:t>]}</w:t>
      </w:r>
      <w:r w:rsidRPr="00CD2481">
        <w:rPr>
          <w:rFonts w:asciiTheme="minorHAnsi" w:hAnsiTheme="minorHAnsi" w:cstheme="minorHAnsi"/>
        </w:rPr>
        <w:t> </w:t>
      </w:r>
    </w:p>
    <w:tbl>
      <w:tblPr>
        <w:tblW w:w="7655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2880"/>
        <w:gridCol w:w="2880"/>
      </w:tblGrid>
      <w:tr w:rsidR="00372C38" w:rsidRPr="00CD2481" w14:paraId="7AB68F4F" w14:textId="77777777" w:rsidTr="00372C38">
        <w:trPr>
          <w:trHeight w:val="300"/>
        </w:trPr>
        <w:tc>
          <w:tcPr>
            <w:tcW w:w="1895" w:type="dxa"/>
            <w:shd w:val="clear" w:color="auto" w:fill="0070C0"/>
            <w:hideMark/>
          </w:tcPr>
          <w:p w14:paraId="32E2E2FB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452A858F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0B5298A4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72C38" w:rsidRPr="00CD2481" w14:paraId="01CDA43F" w14:textId="77777777" w:rsidTr="00372C38">
        <w:trPr>
          <w:trHeight w:val="300"/>
        </w:trPr>
        <w:tc>
          <w:tcPr>
            <w:tcW w:w="1895" w:type="dxa"/>
            <w:hideMark/>
          </w:tcPr>
          <w:p w14:paraId="48A4D1B2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760D6736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7B3D82BE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72C38" w:rsidRPr="00CD2481" w14:paraId="29B67DC0" w14:textId="77777777" w:rsidTr="00372C38">
        <w:trPr>
          <w:trHeight w:val="300"/>
        </w:trPr>
        <w:tc>
          <w:tcPr>
            <w:tcW w:w="1895" w:type="dxa"/>
            <w:hideMark/>
          </w:tcPr>
          <w:p w14:paraId="4922A3AF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50EE3D27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5EACE412" w14:textId="77777777" w:rsidR="00372C38" w:rsidRPr="00CD2481" w:rsidRDefault="00372C38" w:rsidP="00372C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List of clinical records (FHIR resources)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D3767AC" w14:textId="77777777" w:rsidR="00CB61B2" w:rsidRPr="00CD2481" w:rsidRDefault="00CB61B2" w:rsidP="002E25F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FF7C640" w14:textId="089D84D5" w:rsidR="00EB129E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26C99AA8" w14:textId="670C4B3C" w:rsidR="00EB129E" w:rsidRPr="00CD2481" w:rsidRDefault="00EB129E" w:rsidP="0048119D">
      <w:pPr>
        <w:pStyle w:val="ListParagraph"/>
        <w:numPr>
          <w:ilvl w:val="1"/>
          <w:numId w:val="2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</w:t>
      </w:r>
      <w:proofErr w:type="spellStart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1F3EEDEF" w14:textId="5DAF3A00" w:rsidR="00EB129E" w:rsidRPr="00CD2481" w:rsidRDefault="00EB129E" w:rsidP="0048119D">
      <w:pPr>
        <w:pStyle w:val="ListParagraph"/>
        <w:numPr>
          <w:ilvl w:val="1"/>
          <w:numId w:val="2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FHIR resources</w:t>
      </w:r>
      <w:r w:rsidRPr="00CD2481">
        <w:rPr>
          <w:rFonts w:asciiTheme="minorHAnsi" w:hAnsiTheme="minorHAnsi" w:cstheme="minorHAnsi"/>
        </w:rPr>
        <w:t> </w:t>
      </w:r>
    </w:p>
    <w:p w14:paraId="4C3AA791" w14:textId="2650FFD9" w:rsidR="00EB129E" w:rsidRPr="00CD2481" w:rsidRDefault="00EB129E" w:rsidP="0048119D">
      <w:pPr>
        <w:pStyle w:val="ListParagraph"/>
        <w:numPr>
          <w:ilvl w:val="1"/>
          <w:numId w:val="2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Apply access control</w:t>
      </w:r>
      <w:r w:rsidRPr="00CD2481">
        <w:rPr>
          <w:rFonts w:asciiTheme="minorHAnsi" w:hAnsiTheme="minorHAnsi" w:cstheme="minorHAnsi"/>
        </w:rPr>
        <w:t> </w:t>
      </w:r>
    </w:p>
    <w:p w14:paraId="013B32EE" w14:textId="0C73E640" w:rsidR="00EB129E" w:rsidRPr="00CD2481" w:rsidRDefault="00EB129E" w:rsidP="0048119D">
      <w:pPr>
        <w:pStyle w:val="ListParagraph"/>
        <w:numPr>
          <w:ilvl w:val="1"/>
          <w:numId w:val="2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571D925A" w14:textId="3CE52063" w:rsidR="00EB129E" w:rsidRPr="00CD2481" w:rsidRDefault="00EB129E" w:rsidP="0048119D">
      <w:pPr>
        <w:pStyle w:val="ListParagraph"/>
        <w:numPr>
          <w:ilvl w:val="1"/>
          <w:numId w:val="2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Audit logging</w:t>
      </w:r>
    </w:p>
    <w:p w14:paraId="59147753" w14:textId="77777777" w:rsidR="00EB129E" w:rsidRPr="00CD2481" w:rsidRDefault="00EB129E" w:rsidP="00EB129E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D248ACB" w14:textId="4815D8AD" w:rsidR="002204B8" w:rsidRPr="00CD2481" w:rsidRDefault="00344A33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Medical record create/update API</w:t>
      </w:r>
    </w:p>
    <w:p w14:paraId="18CFF3AD" w14:textId="77777777" w:rsidR="00344A33" w:rsidRPr="00CD2481" w:rsidRDefault="00344A33" w:rsidP="00344A33">
      <w:pPr>
        <w:pStyle w:val="ListParagraph"/>
        <w:ind w:left="1092"/>
        <w:rPr>
          <w:rFonts w:asciiTheme="minorHAnsi" w:hAnsiTheme="minorHAnsi" w:cstheme="minorHAnsi"/>
        </w:rPr>
      </w:pPr>
    </w:p>
    <w:p w14:paraId="2FA63BA8" w14:textId="77777777" w:rsidR="00FF3AA5" w:rsidRPr="00CD2481" w:rsidRDefault="00FF3AA5" w:rsidP="00FF3AA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174B74F9" w14:textId="77777777" w:rsidR="00FF3AA5" w:rsidRPr="00CD2481" w:rsidRDefault="00FF3AA5" w:rsidP="00FF3AA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44D33F3C" w14:textId="77777777" w:rsidR="00FF3AA5" w:rsidRPr="00CD2481" w:rsidRDefault="00FF3AA5" w:rsidP="00FF3AA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medical-records</w:t>
      </w:r>
      <w:proofErr w:type="gramEnd"/>
      <w:r w:rsidRPr="00CD2481">
        <w:rPr>
          <w:rFonts w:asciiTheme="minorHAnsi" w:hAnsiTheme="minorHAnsi" w:cstheme="minorHAnsi"/>
        </w:rPr>
        <w:t> </w:t>
      </w:r>
    </w:p>
    <w:p w14:paraId="772DC546" w14:textId="77777777" w:rsidR="00FF3AA5" w:rsidRPr="00CD2481" w:rsidRDefault="00FF3AA5" w:rsidP="00FF3AA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31F5FE86" w14:textId="77777777" w:rsidR="00FF3AA5" w:rsidRPr="00CD2481" w:rsidRDefault="00FF3AA5" w:rsidP="00FF3AA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010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880"/>
        <w:gridCol w:w="3415"/>
      </w:tblGrid>
      <w:tr w:rsidR="00FF3AA5" w:rsidRPr="00CD2481" w14:paraId="2E448E9F" w14:textId="77777777" w:rsidTr="00952381">
        <w:trPr>
          <w:trHeight w:val="30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5322A54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08EB594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DD8B92B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F3AA5" w:rsidRPr="00CD2481" w14:paraId="346FA9C6" w14:textId="77777777" w:rsidTr="00952381">
        <w:trPr>
          <w:trHeight w:val="30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4819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B4DB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243B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F3AA5" w:rsidRPr="00CD2481" w14:paraId="431EC680" w14:textId="77777777" w:rsidTr="00952381">
        <w:trPr>
          <w:trHeight w:val="300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EF91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350F5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5CB8D" w14:textId="77777777" w:rsidR="00FF3AA5" w:rsidRPr="00CD2481" w:rsidRDefault="00FF3AA5" w:rsidP="00FF3AA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445F90B" w14:textId="77777777" w:rsidR="00344A33" w:rsidRPr="00CD2481" w:rsidRDefault="00344A33" w:rsidP="00344A33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A0A0911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0EBCAE1C" w14:textId="77777777" w:rsidR="00952381" w:rsidRPr="00CD2481" w:rsidRDefault="00952381" w:rsidP="00952381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709D395" w14:textId="77777777" w:rsidR="00952381" w:rsidRPr="00CD2481" w:rsidRDefault="00952381" w:rsidP="00952381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resourceType</w:t>
      </w:r>
      <w:proofErr w:type="spellEnd"/>
      <w:r w:rsidRPr="00CD2481">
        <w:rPr>
          <w:rFonts w:asciiTheme="minorHAnsi" w:hAnsiTheme="minorHAnsi" w:cstheme="minorHAnsi"/>
          <w:lang w:val="en-US"/>
        </w:rPr>
        <w:t>":"Observation","</w:t>
      </w:r>
      <w:proofErr w:type="spellStart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  <w:lang w:val="en-US"/>
        </w:rPr>
        <w:t>":"</w:t>
      </w:r>
      <w:proofErr w:type="spellStart"/>
      <w:r w:rsidRPr="00CD2481">
        <w:rPr>
          <w:rFonts w:asciiTheme="minorHAnsi" w:hAnsiTheme="minorHAnsi" w:cstheme="minorHAnsi"/>
          <w:lang w:val="en-US"/>
        </w:rPr>
        <w:t>uuid</w:t>
      </w:r>
      <w:proofErr w:type="spellEnd"/>
      <w:r w:rsidRPr="00CD2481">
        <w:rPr>
          <w:rFonts w:asciiTheme="minorHAnsi" w:hAnsiTheme="minorHAnsi" w:cstheme="minorHAnsi"/>
          <w:lang w:val="en-US"/>
        </w:rPr>
        <w:t>","payload</w:t>
      </w:r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}}</w:t>
      </w:r>
      <w:r w:rsidRPr="00CD2481">
        <w:rPr>
          <w:rFonts w:asciiTheme="minorHAnsi" w:hAnsiTheme="minorHAnsi" w:cstheme="minorHAnsi"/>
        </w:rPr>
        <w:t> </w:t>
      </w:r>
    </w:p>
    <w:tbl>
      <w:tblPr>
        <w:tblW w:w="7927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890"/>
        <w:gridCol w:w="2343"/>
        <w:gridCol w:w="2383"/>
      </w:tblGrid>
      <w:tr w:rsidR="00952381" w:rsidRPr="00CD2481" w14:paraId="704B5E9B" w14:textId="77777777" w:rsidTr="00952381">
        <w:trPr>
          <w:trHeight w:val="300"/>
        </w:trPr>
        <w:tc>
          <w:tcPr>
            <w:tcW w:w="1311" w:type="dxa"/>
            <w:shd w:val="clear" w:color="auto" w:fill="0070C0"/>
            <w:hideMark/>
          </w:tcPr>
          <w:p w14:paraId="5F06D0FF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0" w:type="dxa"/>
            <w:shd w:val="clear" w:color="auto" w:fill="0070C0"/>
            <w:hideMark/>
          </w:tcPr>
          <w:p w14:paraId="238CA69F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43" w:type="dxa"/>
            <w:shd w:val="clear" w:color="auto" w:fill="0070C0"/>
            <w:hideMark/>
          </w:tcPr>
          <w:p w14:paraId="65E0EF63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83" w:type="dxa"/>
            <w:shd w:val="clear" w:color="auto" w:fill="0070C0"/>
            <w:hideMark/>
          </w:tcPr>
          <w:p w14:paraId="014C89B4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52381" w:rsidRPr="00CD2481" w14:paraId="4E42CC13" w14:textId="77777777" w:rsidTr="00952381">
        <w:trPr>
          <w:trHeight w:val="300"/>
        </w:trPr>
        <w:tc>
          <w:tcPr>
            <w:tcW w:w="1311" w:type="dxa"/>
            <w:hideMark/>
          </w:tcPr>
          <w:p w14:paraId="16796490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resourceType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4A1397E4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43" w:type="dxa"/>
            <w:hideMark/>
          </w:tcPr>
          <w:p w14:paraId="6CB6ECC7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83" w:type="dxa"/>
            <w:hideMark/>
          </w:tcPr>
          <w:p w14:paraId="40A67E29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FHIR resource 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52381" w:rsidRPr="00CD2481" w14:paraId="72DA2DC5" w14:textId="77777777" w:rsidTr="00952381">
        <w:trPr>
          <w:trHeight w:val="300"/>
        </w:trPr>
        <w:tc>
          <w:tcPr>
            <w:tcW w:w="1311" w:type="dxa"/>
            <w:hideMark/>
          </w:tcPr>
          <w:p w14:paraId="739BE54B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3EB859C5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43" w:type="dxa"/>
            <w:hideMark/>
          </w:tcPr>
          <w:p w14:paraId="4158A738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83" w:type="dxa"/>
            <w:hideMark/>
          </w:tcPr>
          <w:p w14:paraId="0113E238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52381" w:rsidRPr="00CD2481" w14:paraId="53046EB2" w14:textId="77777777" w:rsidTr="00952381">
        <w:trPr>
          <w:trHeight w:val="300"/>
        </w:trPr>
        <w:tc>
          <w:tcPr>
            <w:tcW w:w="1311" w:type="dxa"/>
            <w:hideMark/>
          </w:tcPr>
          <w:p w14:paraId="371ADDF2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0" w:type="dxa"/>
            <w:hideMark/>
          </w:tcPr>
          <w:p w14:paraId="1CC16A34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43" w:type="dxa"/>
            <w:hideMark/>
          </w:tcPr>
          <w:p w14:paraId="431405D6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83" w:type="dxa"/>
            <w:hideMark/>
          </w:tcPr>
          <w:p w14:paraId="7230BE60" w14:textId="77777777" w:rsidR="00952381" w:rsidRPr="00CD2481" w:rsidRDefault="00952381" w:rsidP="0095238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FHIR compliant JSON 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434B1B8" w14:textId="77777777" w:rsidR="00952381" w:rsidRPr="00CD2481" w:rsidRDefault="00952381" w:rsidP="00952381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E0A9164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14313717" w14:textId="77777777" w:rsidR="00BD6869" w:rsidRPr="00CD2481" w:rsidRDefault="00BD6869" w:rsidP="00BD6869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2AAA580" w14:textId="77777777" w:rsidR="003B5E38" w:rsidRPr="00CD2481" w:rsidRDefault="003B5E38" w:rsidP="003B5E38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{"status":"success","message":"FHIR resource processed","data</w:t>
      </w:r>
      <w:proofErr w:type="gramStart"/>
      <w:r w:rsidRPr="00CD2481">
        <w:rPr>
          <w:rFonts w:asciiTheme="minorHAnsi" w:hAnsiTheme="minorHAnsi" w:cstheme="minorHAnsi"/>
          <w:lang w:val="en-US"/>
        </w:rPr>
        <w:t>":{</w:t>
      </w:r>
      <w:proofErr w:type="gramEnd"/>
      <w:r w:rsidRPr="00CD2481">
        <w:rPr>
          <w:rFonts w:asciiTheme="minorHAnsi" w:hAnsiTheme="minorHAnsi" w:cstheme="minorHAnsi"/>
          <w:lang w:val="en-US"/>
        </w:rPr>
        <w:t>"resourceId":"</w:t>
      </w:r>
      <w:proofErr w:type="gramStart"/>
      <w:r w:rsidRPr="00CD2481">
        <w:rPr>
          <w:rFonts w:asciiTheme="minorHAnsi" w:hAnsiTheme="minorHAnsi" w:cstheme="minorHAnsi"/>
          <w:lang w:val="en-US"/>
        </w:rPr>
        <w:t>uuid"}}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7481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2880"/>
        <w:gridCol w:w="2967"/>
      </w:tblGrid>
      <w:tr w:rsidR="003B5E38" w:rsidRPr="00CD2481" w14:paraId="1172C1E8" w14:textId="77777777" w:rsidTr="003B5E38">
        <w:trPr>
          <w:trHeight w:val="300"/>
        </w:trPr>
        <w:tc>
          <w:tcPr>
            <w:tcW w:w="1634" w:type="dxa"/>
            <w:shd w:val="clear" w:color="auto" w:fill="0070C0"/>
            <w:hideMark/>
          </w:tcPr>
          <w:p w14:paraId="179C0747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57CFF84C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7" w:type="dxa"/>
            <w:shd w:val="clear" w:color="auto" w:fill="0070C0"/>
            <w:hideMark/>
          </w:tcPr>
          <w:p w14:paraId="60755CB7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B5E38" w:rsidRPr="00CD2481" w14:paraId="0AA8BE58" w14:textId="77777777" w:rsidTr="003B5E38">
        <w:trPr>
          <w:trHeight w:val="300"/>
        </w:trPr>
        <w:tc>
          <w:tcPr>
            <w:tcW w:w="1634" w:type="dxa"/>
            <w:hideMark/>
          </w:tcPr>
          <w:p w14:paraId="7A85AA8F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74ED2283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7" w:type="dxa"/>
            <w:hideMark/>
          </w:tcPr>
          <w:p w14:paraId="4851F174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B5E38" w:rsidRPr="00CD2481" w14:paraId="34A5EA5F" w14:textId="77777777" w:rsidTr="003B5E38">
        <w:trPr>
          <w:trHeight w:val="300"/>
        </w:trPr>
        <w:tc>
          <w:tcPr>
            <w:tcW w:w="1634" w:type="dxa"/>
            <w:hideMark/>
          </w:tcPr>
          <w:p w14:paraId="069AE939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7FF1EC78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7" w:type="dxa"/>
            <w:hideMark/>
          </w:tcPr>
          <w:p w14:paraId="7F09C3B5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Operation confirmation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3B5E38" w:rsidRPr="00CD2481" w14:paraId="5D0E79ED" w14:textId="77777777" w:rsidTr="003B5E38">
        <w:trPr>
          <w:trHeight w:val="300"/>
        </w:trPr>
        <w:tc>
          <w:tcPr>
            <w:tcW w:w="1634" w:type="dxa"/>
            <w:hideMark/>
          </w:tcPr>
          <w:p w14:paraId="5C1CFC7A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data.resourceId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5F0EB67A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7" w:type="dxa"/>
            <w:hideMark/>
          </w:tcPr>
          <w:p w14:paraId="527B3E36" w14:textId="77777777" w:rsidR="003B5E38" w:rsidRPr="00CD2481" w:rsidRDefault="003B5E38" w:rsidP="003B5E3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Created/updated resource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F334552" w14:textId="77777777" w:rsidR="00FB4028" w:rsidRPr="00CD2481" w:rsidRDefault="00FB4028" w:rsidP="00BD6869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678765B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18E0FB01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7F360A4" w14:textId="41F86C16" w:rsidR="00E81A78" w:rsidRPr="00CD2481" w:rsidRDefault="00E81A78" w:rsidP="0048119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 FHIR payload</w:t>
      </w:r>
      <w:r w:rsidRPr="00CD2481">
        <w:rPr>
          <w:rFonts w:asciiTheme="minorHAnsi" w:hAnsiTheme="minorHAnsi" w:cstheme="minorHAnsi"/>
        </w:rPr>
        <w:t> </w:t>
      </w:r>
    </w:p>
    <w:p w14:paraId="2ECF5DD4" w14:textId="7257583D" w:rsidR="00E81A78" w:rsidRPr="00CD2481" w:rsidRDefault="00E81A78" w:rsidP="0048119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Check patient consent</w:t>
      </w:r>
      <w:r w:rsidRPr="00CD2481">
        <w:rPr>
          <w:rFonts w:asciiTheme="minorHAnsi" w:hAnsiTheme="minorHAnsi" w:cstheme="minorHAnsi"/>
        </w:rPr>
        <w:t> </w:t>
      </w:r>
    </w:p>
    <w:p w14:paraId="644F5738" w14:textId="1BE10A9B" w:rsidR="00E81A78" w:rsidRPr="00CD2481" w:rsidRDefault="00E81A78" w:rsidP="0048119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Store in FHIR server</w:t>
      </w:r>
      <w:r w:rsidRPr="00CD2481">
        <w:rPr>
          <w:rFonts w:asciiTheme="minorHAnsi" w:hAnsiTheme="minorHAnsi" w:cstheme="minorHAnsi"/>
        </w:rPr>
        <w:t> </w:t>
      </w:r>
    </w:p>
    <w:p w14:paraId="52D1EAF1" w14:textId="2360AC42" w:rsidR="00E81A78" w:rsidRPr="00CD2481" w:rsidRDefault="00E81A78" w:rsidP="0048119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Generate resource ID</w:t>
      </w:r>
      <w:r w:rsidRPr="00CD2481">
        <w:rPr>
          <w:rFonts w:asciiTheme="minorHAnsi" w:hAnsiTheme="minorHAnsi" w:cstheme="minorHAnsi"/>
        </w:rPr>
        <w:t> </w:t>
      </w:r>
    </w:p>
    <w:p w14:paraId="5A2EF318" w14:textId="4EBD328C" w:rsidR="00E81A78" w:rsidRPr="00CD2481" w:rsidRDefault="00E81A78" w:rsidP="0048119D">
      <w:pPr>
        <w:pStyle w:val="ListParagraph"/>
        <w:numPr>
          <w:ilvl w:val="1"/>
          <w:numId w:val="2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75BA84A6" w14:textId="77777777" w:rsidR="00E81A78" w:rsidRPr="00CD2481" w:rsidRDefault="00E81A78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6CC690B4" w14:textId="05A75805" w:rsidR="002204B8" w:rsidRPr="00CD2481" w:rsidRDefault="0019509B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Notification Fetch API</w:t>
      </w:r>
    </w:p>
    <w:p w14:paraId="111B7CEC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A1EBF74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08A3C13A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0D3879C2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notifications/{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userId</w:t>
      </w:r>
      <w:proofErr w:type="spellEnd"/>
      <w:r w:rsidRPr="00CD2481">
        <w:rPr>
          <w:rFonts w:asciiTheme="minorHAnsi" w:hAnsiTheme="minorHAnsi" w:cstheme="minorHAnsi"/>
          <w:lang w:val="en-US"/>
        </w:rPr>
        <w:t>}</w:t>
      </w:r>
      <w:r w:rsidRPr="00CD2481">
        <w:rPr>
          <w:rFonts w:asciiTheme="minorHAnsi" w:hAnsiTheme="minorHAnsi" w:cstheme="minorHAnsi"/>
        </w:rPr>
        <w:t> </w:t>
      </w:r>
    </w:p>
    <w:p w14:paraId="4AA3B6FB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  <w:r w:rsidRPr="00CD2481">
        <w:rPr>
          <w:rFonts w:asciiTheme="minorHAnsi" w:hAnsiTheme="minorHAnsi" w:cstheme="minorHAnsi"/>
        </w:rPr>
        <w:t> </w:t>
      </w:r>
    </w:p>
    <w:p w14:paraId="05AF9B2C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0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880"/>
        <w:gridCol w:w="3505"/>
      </w:tblGrid>
      <w:tr w:rsidR="0019509B" w:rsidRPr="00CD2481" w14:paraId="3CE75EDB" w14:textId="77777777" w:rsidTr="00064789">
        <w:trPr>
          <w:trHeight w:val="300"/>
        </w:trPr>
        <w:tc>
          <w:tcPr>
            <w:tcW w:w="1715" w:type="dxa"/>
            <w:shd w:val="clear" w:color="auto" w:fill="0070C0"/>
            <w:hideMark/>
          </w:tcPr>
          <w:p w14:paraId="3CE08E3F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0DBDE79F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05" w:type="dxa"/>
            <w:shd w:val="clear" w:color="auto" w:fill="0070C0"/>
            <w:hideMark/>
          </w:tcPr>
          <w:p w14:paraId="496B8558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19509B" w:rsidRPr="00CD2481" w14:paraId="7E0C289E" w14:textId="77777777" w:rsidTr="00064789">
        <w:trPr>
          <w:trHeight w:val="300"/>
        </w:trPr>
        <w:tc>
          <w:tcPr>
            <w:tcW w:w="1715" w:type="dxa"/>
            <w:hideMark/>
          </w:tcPr>
          <w:p w14:paraId="132EC1E4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03D10280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05" w:type="dxa"/>
            <w:hideMark/>
          </w:tcPr>
          <w:p w14:paraId="0459A499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19509B" w:rsidRPr="00CD2481" w14:paraId="36B901B1" w14:textId="77777777" w:rsidTr="00064789">
        <w:trPr>
          <w:trHeight w:val="300"/>
        </w:trPr>
        <w:tc>
          <w:tcPr>
            <w:tcW w:w="1715" w:type="dxa"/>
            <w:hideMark/>
          </w:tcPr>
          <w:p w14:paraId="337F2797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hideMark/>
          </w:tcPr>
          <w:p w14:paraId="301E9ECD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05" w:type="dxa"/>
            <w:hideMark/>
          </w:tcPr>
          <w:p w14:paraId="21BEFB3C" w14:textId="77777777" w:rsidR="0019509B" w:rsidRPr="00CD2481" w:rsidRDefault="0019509B" w:rsidP="0019509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DCC5449" w14:textId="77777777" w:rsidR="0019509B" w:rsidRPr="00CD2481" w:rsidRDefault="0019509B" w:rsidP="0019509B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6767168A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017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2133"/>
        <w:gridCol w:w="2435"/>
        <w:gridCol w:w="2477"/>
      </w:tblGrid>
      <w:tr w:rsidR="00064789" w:rsidRPr="00CD2481" w14:paraId="611174C9" w14:textId="77777777" w:rsidTr="00064789">
        <w:trPr>
          <w:trHeight w:val="30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AE31268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44619D7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05A22E6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CF9AA93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64789" w:rsidRPr="00CD2481" w14:paraId="775208D6" w14:textId="77777777" w:rsidTr="00064789">
        <w:trPr>
          <w:trHeight w:val="300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2360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userId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0A59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9E2B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CD69" w14:textId="77777777" w:rsidR="00064789" w:rsidRPr="00CD2481" w:rsidRDefault="00064789" w:rsidP="00064789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User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9D84C02" w14:textId="77777777" w:rsidR="00064789" w:rsidRPr="00CD2481" w:rsidRDefault="00064789" w:rsidP="00064789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8D88F7C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3BECB369" w14:textId="77777777" w:rsidR="002D0867" w:rsidRPr="00CD2481" w:rsidRDefault="002D0867" w:rsidP="002D0867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3F257FD" w14:textId="77777777" w:rsidR="009D298F" w:rsidRPr="00CD2481" w:rsidRDefault="009D298F" w:rsidP="009D298F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status":"success","data</w:t>
      </w:r>
      <w:proofErr w:type="spellEnd"/>
      <w:proofErr w:type="gramStart"/>
      <w:r w:rsidRPr="00CD2481">
        <w:rPr>
          <w:rFonts w:asciiTheme="minorHAnsi" w:hAnsiTheme="minorHAnsi" w:cstheme="minorHAnsi"/>
          <w:lang w:val="en-US"/>
        </w:rPr>
        <w:t>":[</w:t>
      </w:r>
      <w:proofErr w:type="gramEnd"/>
      <w:r w:rsidRPr="00CD2481">
        <w:rPr>
          <w:rFonts w:asciiTheme="minorHAnsi" w:hAnsiTheme="minorHAnsi" w:cstheme="minorHAnsi"/>
          <w:lang w:val="en-US"/>
        </w:rPr>
        <w:t>]}</w:t>
      </w:r>
      <w:r w:rsidRPr="00CD2481">
        <w:rPr>
          <w:rFonts w:asciiTheme="minorHAnsi" w:hAnsiTheme="minorHAnsi" w:cstheme="minorHAnsi"/>
        </w:rPr>
        <w:t> </w:t>
      </w:r>
    </w:p>
    <w:tbl>
      <w:tblPr>
        <w:tblW w:w="873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2703"/>
        <w:gridCol w:w="4091"/>
      </w:tblGrid>
      <w:tr w:rsidR="009D298F" w:rsidRPr="00CD2481" w14:paraId="77492DDC" w14:textId="77777777" w:rsidTr="009D298F">
        <w:trPr>
          <w:trHeight w:val="300"/>
        </w:trPr>
        <w:tc>
          <w:tcPr>
            <w:tcW w:w="1936" w:type="dxa"/>
            <w:shd w:val="clear" w:color="auto" w:fill="0070C0"/>
            <w:hideMark/>
          </w:tcPr>
          <w:p w14:paraId="03263BD6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03" w:type="dxa"/>
            <w:shd w:val="clear" w:color="auto" w:fill="0070C0"/>
            <w:hideMark/>
          </w:tcPr>
          <w:p w14:paraId="6CD239AF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091" w:type="dxa"/>
            <w:shd w:val="clear" w:color="auto" w:fill="0070C0"/>
            <w:hideMark/>
          </w:tcPr>
          <w:p w14:paraId="57FBF093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D298F" w:rsidRPr="00CD2481" w14:paraId="63ACB345" w14:textId="77777777" w:rsidTr="009D298F">
        <w:trPr>
          <w:trHeight w:val="300"/>
        </w:trPr>
        <w:tc>
          <w:tcPr>
            <w:tcW w:w="1936" w:type="dxa"/>
            <w:hideMark/>
          </w:tcPr>
          <w:p w14:paraId="4D7157CB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03" w:type="dxa"/>
            <w:hideMark/>
          </w:tcPr>
          <w:p w14:paraId="1041DECA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091" w:type="dxa"/>
            <w:hideMark/>
          </w:tcPr>
          <w:p w14:paraId="4A0CAF44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D298F" w:rsidRPr="00CD2481" w14:paraId="74BAB30E" w14:textId="77777777" w:rsidTr="009D298F">
        <w:trPr>
          <w:trHeight w:val="300"/>
        </w:trPr>
        <w:tc>
          <w:tcPr>
            <w:tcW w:w="1936" w:type="dxa"/>
            <w:hideMark/>
          </w:tcPr>
          <w:p w14:paraId="736649A9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03" w:type="dxa"/>
            <w:hideMark/>
          </w:tcPr>
          <w:p w14:paraId="3624D24E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4091" w:type="dxa"/>
            <w:hideMark/>
          </w:tcPr>
          <w:p w14:paraId="3DA4C231" w14:textId="77777777" w:rsidR="009D298F" w:rsidRPr="00CD2481" w:rsidRDefault="009D298F" w:rsidP="009D298F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Notifications list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D15076B" w14:textId="77777777" w:rsidR="002D0867" w:rsidRPr="00CD2481" w:rsidRDefault="002D0867" w:rsidP="002D0867">
      <w:pPr>
        <w:pStyle w:val="ListParagraph"/>
        <w:ind w:left="1278"/>
        <w:rPr>
          <w:rFonts w:asciiTheme="minorHAnsi" w:hAnsiTheme="minorHAnsi" w:cstheme="minorHAnsi"/>
        </w:rPr>
      </w:pPr>
    </w:p>
    <w:p w14:paraId="270582B5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3FD3BECE" w14:textId="77777777" w:rsidR="009D298F" w:rsidRPr="00CD2481" w:rsidRDefault="009D298F" w:rsidP="009D298F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1709D96" w14:textId="50433EDE" w:rsidR="00344A4C" w:rsidRPr="00CD2481" w:rsidRDefault="00344A4C" w:rsidP="0048119D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</w:t>
      </w:r>
      <w:proofErr w:type="spellStart"/>
      <w:r w:rsidRPr="00CD2481">
        <w:rPr>
          <w:rFonts w:asciiTheme="minorHAnsi" w:hAnsiTheme="minorHAnsi" w:cstheme="minorHAnsi"/>
          <w:lang w:val="en-US"/>
        </w:rPr>
        <w:t>userId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585A3A6A" w14:textId="3ECF9B0C" w:rsidR="00344A4C" w:rsidRPr="00CD2481" w:rsidRDefault="00344A4C" w:rsidP="0048119D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notifications</w:t>
      </w:r>
      <w:r w:rsidRPr="00CD2481">
        <w:rPr>
          <w:rFonts w:asciiTheme="minorHAnsi" w:hAnsiTheme="minorHAnsi" w:cstheme="minorHAnsi"/>
        </w:rPr>
        <w:t> </w:t>
      </w:r>
    </w:p>
    <w:p w14:paraId="187FD3D2" w14:textId="3D7BF161" w:rsidR="00344A4C" w:rsidRPr="00CD2481" w:rsidRDefault="00344A4C" w:rsidP="0048119D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Apply RBAC</w:t>
      </w:r>
      <w:r w:rsidRPr="00CD2481">
        <w:rPr>
          <w:rFonts w:asciiTheme="minorHAnsi" w:hAnsiTheme="minorHAnsi" w:cstheme="minorHAnsi"/>
        </w:rPr>
        <w:t> </w:t>
      </w:r>
    </w:p>
    <w:p w14:paraId="7AEDE006" w14:textId="56E7DDCB" w:rsidR="00344A4C" w:rsidRPr="00CD2481" w:rsidRDefault="00344A4C" w:rsidP="0048119D">
      <w:pPr>
        <w:pStyle w:val="ListParagraph"/>
        <w:numPr>
          <w:ilvl w:val="1"/>
          <w:numId w:val="28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</w:p>
    <w:p w14:paraId="27D95BCD" w14:textId="77777777" w:rsidR="009D298F" w:rsidRPr="00CD2481" w:rsidRDefault="009D298F" w:rsidP="009D298F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754B315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EE968BD" w14:textId="19CB34F3" w:rsidR="002204B8" w:rsidRPr="00CD2481" w:rsidRDefault="008263D0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Notification Send API</w:t>
      </w:r>
    </w:p>
    <w:p w14:paraId="58BD9518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E2185BF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6714F5D5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2A27D98D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/v1/notifications/send</w:t>
      </w:r>
      <w:r w:rsidRPr="00CD2481">
        <w:rPr>
          <w:rFonts w:asciiTheme="minorHAnsi" w:hAnsiTheme="minorHAnsi" w:cstheme="minorHAnsi"/>
        </w:rPr>
        <w:t> </w:t>
      </w:r>
    </w:p>
    <w:p w14:paraId="55D1C2A6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6B253EA2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280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78"/>
        <w:gridCol w:w="2966"/>
      </w:tblGrid>
      <w:tr w:rsidR="008263D0" w:rsidRPr="00CD2481" w14:paraId="1D515F59" w14:textId="77777777" w:rsidTr="008263D0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EE0AF03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A6B7C4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2E4C475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263D0" w:rsidRPr="00CD2481" w14:paraId="57B4F022" w14:textId="77777777" w:rsidTr="008263D0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9E91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0B39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6EC9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263D0" w:rsidRPr="00CD2481" w14:paraId="61542194" w14:textId="77777777" w:rsidTr="008263D0">
        <w:trPr>
          <w:trHeight w:val="30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1D65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D8BC1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1958" w14:textId="77777777" w:rsidR="008263D0" w:rsidRPr="00CD2481" w:rsidRDefault="008263D0" w:rsidP="008263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163D54B" w14:textId="77777777" w:rsidR="008263D0" w:rsidRPr="00CD2481" w:rsidRDefault="008263D0" w:rsidP="008263D0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0373586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7ABD3445" w14:textId="77777777" w:rsidR="000B36A4" w:rsidRPr="00CD2481" w:rsidRDefault="000B36A4" w:rsidP="000B36A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D35251F" w14:textId="77777777" w:rsidR="000B36A4" w:rsidRPr="00CD2481" w:rsidRDefault="000B36A4" w:rsidP="000B36A4">
      <w:pPr>
        <w:pStyle w:val="ListParagraph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userId</w:t>
      </w:r>
      <w:proofErr w:type="spellEnd"/>
      <w:r w:rsidRPr="00CD2481">
        <w:rPr>
          <w:rFonts w:asciiTheme="minorHAnsi" w:hAnsiTheme="minorHAnsi" w:cstheme="minorHAnsi"/>
          <w:lang w:val="en-US"/>
        </w:rPr>
        <w:t>":"</w:t>
      </w:r>
      <w:proofErr w:type="spellStart"/>
      <w:r w:rsidRPr="00CD2481">
        <w:rPr>
          <w:rFonts w:asciiTheme="minorHAnsi" w:hAnsiTheme="minorHAnsi" w:cstheme="minorHAnsi"/>
          <w:lang w:val="en-US"/>
        </w:rPr>
        <w:t>uuid</w:t>
      </w:r>
      <w:proofErr w:type="spellEnd"/>
      <w:r w:rsidRPr="00CD2481">
        <w:rPr>
          <w:rFonts w:asciiTheme="minorHAnsi" w:hAnsiTheme="minorHAnsi" w:cstheme="minorHAnsi"/>
          <w:lang w:val="en-US"/>
        </w:rPr>
        <w:t>","</w:t>
      </w:r>
      <w:proofErr w:type="spellStart"/>
      <w:r w:rsidRPr="00CD2481">
        <w:rPr>
          <w:rFonts w:asciiTheme="minorHAnsi" w:hAnsiTheme="minorHAnsi" w:cstheme="minorHAnsi"/>
          <w:lang w:val="en-US"/>
        </w:rPr>
        <w:t>type":"PUSH","message":"</w:t>
      </w:r>
      <w:proofErr w:type="gramStart"/>
      <w:r w:rsidRPr="00CD2481">
        <w:rPr>
          <w:rFonts w:asciiTheme="minorHAnsi" w:hAnsiTheme="minorHAnsi" w:cstheme="minorHAnsi"/>
          <w:lang w:val="en-US"/>
        </w:rPr>
        <w:t>Reminder</w:t>
      </w:r>
      <w:proofErr w:type="spellEnd"/>
      <w:r w:rsidRPr="00CD2481">
        <w:rPr>
          <w:rFonts w:asciiTheme="minorHAnsi" w:hAnsiTheme="minorHAnsi" w:cstheme="minorHAnsi"/>
          <w:lang w:val="en-US"/>
        </w:rPr>
        <w:t>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467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1738"/>
        <w:gridCol w:w="2191"/>
        <w:gridCol w:w="2228"/>
      </w:tblGrid>
      <w:tr w:rsidR="000B36A4" w:rsidRPr="00CD2481" w14:paraId="5ECD3B1D" w14:textId="77777777" w:rsidTr="000B36A4">
        <w:trPr>
          <w:trHeight w:val="300"/>
        </w:trPr>
        <w:tc>
          <w:tcPr>
            <w:tcW w:w="2310" w:type="dxa"/>
            <w:shd w:val="clear" w:color="auto" w:fill="0070C0"/>
            <w:hideMark/>
          </w:tcPr>
          <w:p w14:paraId="5ADE0185" w14:textId="77777777" w:rsidR="000B36A4" w:rsidRPr="00CD2481" w:rsidRDefault="000B36A4" w:rsidP="000B36A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738" w:type="dxa"/>
            <w:shd w:val="clear" w:color="auto" w:fill="0070C0"/>
            <w:hideMark/>
          </w:tcPr>
          <w:p w14:paraId="11ED3904" w14:textId="77777777" w:rsidR="000B36A4" w:rsidRPr="00CD2481" w:rsidRDefault="000B36A4" w:rsidP="000B36A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91" w:type="dxa"/>
            <w:shd w:val="clear" w:color="auto" w:fill="0070C0"/>
            <w:hideMark/>
          </w:tcPr>
          <w:p w14:paraId="54B0FEEE" w14:textId="77777777" w:rsidR="000B36A4" w:rsidRPr="00CD2481" w:rsidRDefault="000B36A4" w:rsidP="000B36A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28" w:type="dxa"/>
            <w:shd w:val="clear" w:color="auto" w:fill="0070C0"/>
            <w:hideMark/>
          </w:tcPr>
          <w:p w14:paraId="2530DE4F" w14:textId="77777777" w:rsidR="000B36A4" w:rsidRPr="00CD2481" w:rsidRDefault="000B36A4" w:rsidP="000B36A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B36A4" w:rsidRPr="00CD2481" w14:paraId="4A101B2C" w14:textId="77777777" w:rsidTr="000B36A4">
        <w:trPr>
          <w:trHeight w:val="300"/>
        </w:trPr>
        <w:tc>
          <w:tcPr>
            <w:tcW w:w="2310" w:type="dxa"/>
            <w:hideMark/>
          </w:tcPr>
          <w:p w14:paraId="0261AD24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userId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738" w:type="dxa"/>
            <w:hideMark/>
          </w:tcPr>
          <w:p w14:paraId="783BFD3D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91" w:type="dxa"/>
            <w:hideMark/>
          </w:tcPr>
          <w:p w14:paraId="306F1216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28" w:type="dxa"/>
            <w:hideMark/>
          </w:tcPr>
          <w:p w14:paraId="3015A964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Recipient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B36A4" w:rsidRPr="00CD2481" w14:paraId="397EB6C4" w14:textId="77777777" w:rsidTr="000B36A4">
        <w:trPr>
          <w:trHeight w:val="300"/>
        </w:trPr>
        <w:tc>
          <w:tcPr>
            <w:tcW w:w="2310" w:type="dxa"/>
            <w:hideMark/>
          </w:tcPr>
          <w:p w14:paraId="66EF4983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738" w:type="dxa"/>
            <w:hideMark/>
          </w:tcPr>
          <w:p w14:paraId="04E42154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91" w:type="dxa"/>
            <w:hideMark/>
          </w:tcPr>
          <w:p w14:paraId="3EDF34DC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28" w:type="dxa"/>
            <w:hideMark/>
          </w:tcPr>
          <w:p w14:paraId="13FBAF3F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Channel 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B36A4" w:rsidRPr="00CD2481" w14:paraId="2157EADA" w14:textId="77777777" w:rsidTr="000B36A4">
        <w:trPr>
          <w:trHeight w:val="300"/>
        </w:trPr>
        <w:tc>
          <w:tcPr>
            <w:tcW w:w="2310" w:type="dxa"/>
            <w:hideMark/>
          </w:tcPr>
          <w:p w14:paraId="4D363D7E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738" w:type="dxa"/>
            <w:hideMark/>
          </w:tcPr>
          <w:p w14:paraId="34E1DEC5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91" w:type="dxa"/>
            <w:hideMark/>
          </w:tcPr>
          <w:p w14:paraId="582BF6CB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28" w:type="dxa"/>
            <w:hideMark/>
          </w:tcPr>
          <w:p w14:paraId="29A7B1AC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Notification content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B36A4" w:rsidRPr="00CD2481" w14:paraId="5A46FEEE" w14:textId="77777777" w:rsidTr="000B36A4">
        <w:trPr>
          <w:trHeight w:val="300"/>
        </w:trPr>
        <w:tc>
          <w:tcPr>
            <w:tcW w:w="2310" w:type="dxa"/>
            <w:hideMark/>
          </w:tcPr>
          <w:p w14:paraId="44D97F18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priority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738" w:type="dxa"/>
            <w:hideMark/>
          </w:tcPr>
          <w:p w14:paraId="66ED83A6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91" w:type="dxa"/>
            <w:hideMark/>
          </w:tcPr>
          <w:p w14:paraId="40E05F88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28" w:type="dxa"/>
            <w:hideMark/>
          </w:tcPr>
          <w:p w14:paraId="7ABDB148" w14:textId="77777777" w:rsidR="000B36A4" w:rsidRPr="00CD2481" w:rsidRDefault="000B36A4" w:rsidP="009E0636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Priority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1B2EBBB" w14:textId="77777777" w:rsidR="000B36A4" w:rsidRPr="00CD2481" w:rsidRDefault="000B36A4" w:rsidP="000B36A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110D4EFE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37381EAA" w14:textId="77777777" w:rsidR="008039CE" w:rsidRPr="00CD2481" w:rsidRDefault="008039CE" w:rsidP="008039CE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1979EB5" w14:textId="256B2B5B" w:rsidR="009E2BD0" w:rsidRPr="00CD2481" w:rsidRDefault="009D6FC7" w:rsidP="009D6FC7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         </w:t>
      </w:r>
      <w:r w:rsidR="009E2BD0" w:rsidRPr="00CD2481">
        <w:rPr>
          <w:rFonts w:asciiTheme="minorHAnsi" w:hAnsiTheme="minorHAnsi" w:cstheme="minorHAnsi"/>
          <w:lang w:val="en-US"/>
        </w:rPr>
        <w:t>{"status":"success","message":"Notification sent","data":{"notificationId":"</w:t>
      </w:r>
      <w:proofErr w:type="gramStart"/>
      <w:r w:rsidR="009E2BD0" w:rsidRPr="00CD2481">
        <w:rPr>
          <w:rFonts w:asciiTheme="minorHAnsi" w:hAnsiTheme="minorHAnsi" w:cstheme="minorHAnsi"/>
          <w:lang w:val="en-US"/>
        </w:rPr>
        <w:t>uuid"}}</w:t>
      </w:r>
      <w:proofErr w:type="gramEnd"/>
      <w:r w:rsidR="009E2BD0" w:rsidRPr="00CD2481">
        <w:rPr>
          <w:rFonts w:asciiTheme="minorHAnsi" w:hAnsiTheme="minorHAnsi" w:cstheme="minorHAnsi"/>
        </w:rPr>
        <w:t> </w:t>
      </w:r>
    </w:p>
    <w:tbl>
      <w:tblPr>
        <w:tblW w:w="8191" w:type="dxa"/>
        <w:tblInd w:w="7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2880"/>
        <w:gridCol w:w="2880"/>
      </w:tblGrid>
      <w:tr w:rsidR="009E2BD0" w:rsidRPr="00CD2481" w14:paraId="39F74A58" w14:textId="77777777" w:rsidTr="009E2BD0">
        <w:trPr>
          <w:trHeight w:val="300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0B049A4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605E1C8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AB3ACC1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E2BD0" w:rsidRPr="00CD2481" w14:paraId="6D988C3A" w14:textId="77777777" w:rsidTr="009E2BD0">
        <w:trPr>
          <w:trHeight w:val="300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BF0D4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CD35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3C13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E2BD0" w:rsidRPr="00CD2481" w14:paraId="01367C05" w14:textId="77777777" w:rsidTr="009E2BD0">
        <w:trPr>
          <w:trHeight w:val="300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8796B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CA86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498D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Delivery confirmation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E2BD0" w:rsidRPr="00CD2481" w14:paraId="312519FC" w14:textId="77777777" w:rsidTr="009E2BD0">
        <w:trPr>
          <w:trHeight w:val="300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7E78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data.notificationId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9358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15C78" w14:textId="77777777" w:rsidR="009E2BD0" w:rsidRPr="00CD2481" w:rsidRDefault="009E2BD0" w:rsidP="009E2BD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Notification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2A03F60" w14:textId="77777777" w:rsidR="008039CE" w:rsidRPr="00CD2481" w:rsidRDefault="008039CE" w:rsidP="008039CE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69C1CBF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6AFFBE5F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E2E43B4" w14:textId="1770DF8C" w:rsidR="00D80F79" w:rsidRPr="00CD2481" w:rsidRDefault="00D80F79" w:rsidP="0048119D">
      <w:pPr>
        <w:pStyle w:val="ListParagraph"/>
        <w:numPr>
          <w:ilvl w:val="1"/>
          <w:numId w:val="2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request</w:t>
      </w:r>
      <w:r w:rsidRPr="00CD2481">
        <w:rPr>
          <w:rFonts w:asciiTheme="minorHAnsi" w:hAnsiTheme="minorHAnsi" w:cstheme="minorHAnsi"/>
        </w:rPr>
        <w:t> </w:t>
      </w:r>
    </w:p>
    <w:p w14:paraId="3FE82882" w14:textId="603CC809" w:rsidR="00D80F79" w:rsidRPr="00CD2481" w:rsidRDefault="00D80F79" w:rsidP="0048119D">
      <w:pPr>
        <w:pStyle w:val="ListParagraph"/>
        <w:numPr>
          <w:ilvl w:val="1"/>
          <w:numId w:val="2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Send notification</w:t>
      </w:r>
      <w:r w:rsidRPr="00CD2481">
        <w:rPr>
          <w:rFonts w:asciiTheme="minorHAnsi" w:hAnsiTheme="minorHAnsi" w:cstheme="minorHAnsi"/>
        </w:rPr>
        <w:t> </w:t>
      </w:r>
    </w:p>
    <w:p w14:paraId="4866CE14" w14:textId="16D2FABB" w:rsidR="00D80F79" w:rsidRPr="00CD2481" w:rsidRDefault="00D80F79" w:rsidP="0048119D">
      <w:pPr>
        <w:pStyle w:val="ListParagraph"/>
        <w:numPr>
          <w:ilvl w:val="1"/>
          <w:numId w:val="2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Persist</w:t>
      </w:r>
      <w:r w:rsidRPr="00CD2481">
        <w:rPr>
          <w:rFonts w:asciiTheme="minorHAnsi" w:hAnsiTheme="minorHAnsi" w:cstheme="minorHAnsi"/>
        </w:rPr>
        <w:t> </w:t>
      </w:r>
    </w:p>
    <w:p w14:paraId="2AFCC0B7" w14:textId="36E99C45" w:rsidR="00D80F79" w:rsidRPr="00CD2481" w:rsidRDefault="00D80F79" w:rsidP="0048119D">
      <w:pPr>
        <w:pStyle w:val="ListParagraph"/>
        <w:numPr>
          <w:ilvl w:val="1"/>
          <w:numId w:val="2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54AD24FA" w14:textId="77777777" w:rsidR="0001202C" w:rsidRPr="00CD2481" w:rsidRDefault="0001202C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4C23473B" w14:textId="28B80EB7" w:rsidR="002204B8" w:rsidRPr="00CD2481" w:rsidRDefault="0087357C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Telemetry Fetch API</w:t>
      </w:r>
    </w:p>
    <w:p w14:paraId="3CFDC9BC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3F16E62B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6C88C3E1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7BAC1576" w14:textId="77777777" w:rsidR="00162C66" w:rsidRPr="00CD2481" w:rsidRDefault="00162C66" w:rsidP="0087357C">
      <w:pPr>
        <w:pStyle w:val="ListParagraph"/>
        <w:ind w:left="1092"/>
        <w:rPr>
          <w:rFonts w:asciiTheme="minorHAnsi" w:hAnsiTheme="minorHAnsi" w:cstheme="minorHAnsi"/>
        </w:rPr>
      </w:pPr>
    </w:p>
    <w:p w14:paraId="55CF7AC9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telemetry/{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  <w:lang w:val="en-US"/>
        </w:rPr>
        <w:t>}</w:t>
      </w:r>
      <w:r w:rsidRPr="00CD2481">
        <w:rPr>
          <w:rFonts w:asciiTheme="minorHAnsi" w:hAnsiTheme="minorHAnsi" w:cstheme="minorHAnsi"/>
        </w:rPr>
        <w:t> </w:t>
      </w:r>
    </w:p>
    <w:p w14:paraId="13A6482A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  <w:r w:rsidRPr="00CD2481">
        <w:rPr>
          <w:rFonts w:asciiTheme="minorHAnsi" w:hAnsiTheme="minorHAnsi" w:cstheme="minorHAnsi"/>
        </w:rPr>
        <w:t> </w:t>
      </w:r>
    </w:p>
    <w:p w14:paraId="54CF48A5" w14:textId="77777777" w:rsidR="00162C66" w:rsidRPr="00CD2481" w:rsidRDefault="00162C66" w:rsidP="0087357C">
      <w:pPr>
        <w:pStyle w:val="ListParagraph"/>
        <w:ind w:left="1092"/>
        <w:rPr>
          <w:rFonts w:asciiTheme="minorHAnsi" w:hAnsiTheme="minorHAnsi" w:cstheme="minorHAnsi"/>
        </w:rPr>
      </w:pPr>
    </w:p>
    <w:p w14:paraId="6D2B303F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0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78"/>
        <w:gridCol w:w="2786"/>
      </w:tblGrid>
      <w:tr w:rsidR="0087357C" w:rsidRPr="00CD2481" w14:paraId="2AB5D3F0" w14:textId="77777777" w:rsidTr="0087357C">
        <w:trPr>
          <w:trHeight w:val="300"/>
        </w:trPr>
        <w:tc>
          <w:tcPr>
            <w:tcW w:w="2536" w:type="dxa"/>
            <w:shd w:val="clear" w:color="auto" w:fill="0070C0"/>
            <w:hideMark/>
          </w:tcPr>
          <w:p w14:paraId="2CE6DB8C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shd w:val="clear" w:color="auto" w:fill="0070C0"/>
            <w:hideMark/>
          </w:tcPr>
          <w:p w14:paraId="2F814AAC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shd w:val="clear" w:color="auto" w:fill="0070C0"/>
            <w:hideMark/>
          </w:tcPr>
          <w:p w14:paraId="0E1A86E6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7357C" w:rsidRPr="00CD2481" w14:paraId="4B638123" w14:textId="77777777" w:rsidTr="0087357C">
        <w:trPr>
          <w:trHeight w:val="300"/>
        </w:trPr>
        <w:tc>
          <w:tcPr>
            <w:tcW w:w="2536" w:type="dxa"/>
            <w:hideMark/>
          </w:tcPr>
          <w:p w14:paraId="1C906260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hideMark/>
          </w:tcPr>
          <w:p w14:paraId="6A1ABB96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hideMark/>
          </w:tcPr>
          <w:p w14:paraId="1E9B6AF8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87357C" w:rsidRPr="00CD2481" w14:paraId="2CA1F834" w14:textId="77777777" w:rsidTr="0087357C">
        <w:trPr>
          <w:trHeight w:val="300"/>
        </w:trPr>
        <w:tc>
          <w:tcPr>
            <w:tcW w:w="2536" w:type="dxa"/>
            <w:hideMark/>
          </w:tcPr>
          <w:p w14:paraId="435DFBC6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hideMark/>
          </w:tcPr>
          <w:p w14:paraId="0790AF87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hideMark/>
          </w:tcPr>
          <w:p w14:paraId="54AA844A" w14:textId="77777777" w:rsidR="0087357C" w:rsidRPr="00CD2481" w:rsidRDefault="0087357C" w:rsidP="0087357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4631378" w14:textId="77777777" w:rsidR="0087357C" w:rsidRPr="00CD2481" w:rsidRDefault="0087357C" w:rsidP="0087357C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69B20FE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6CF8DCDE" w14:textId="77777777" w:rsidR="0040506A" w:rsidRPr="00CD2481" w:rsidRDefault="0040506A" w:rsidP="0040506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tbl>
      <w:tblPr>
        <w:tblW w:w="810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160"/>
        <w:gridCol w:w="2160"/>
        <w:gridCol w:w="2695"/>
      </w:tblGrid>
      <w:tr w:rsidR="0040506A" w:rsidRPr="00CD2481" w14:paraId="0C8479AD" w14:textId="77777777" w:rsidTr="00204D27">
        <w:trPr>
          <w:trHeight w:val="300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CEE3F96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B0A4007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346FAA0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5099ACC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0506A" w:rsidRPr="00CD2481" w14:paraId="617CEDB8" w14:textId="77777777" w:rsidTr="00204D27">
        <w:trPr>
          <w:trHeight w:val="300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952C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A316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3E44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5DD1" w14:textId="77777777" w:rsidR="0040506A" w:rsidRPr="00CD2481" w:rsidRDefault="0040506A" w:rsidP="0040506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729E9D7" w14:textId="77777777" w:rsidR="0040506A" w:rsidRPr="00CD2481" w:rsidRDefault="0040506A" w:rsidP="0040506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184D9A99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33A4FAFB" w14:textId="3541BB52" w:rsidR="00566244" w:rsidRPr="00CD2481" w:rsidRDefault="00566244" w:rsidP="00566244">
      <w:pPr>
        <w:spacing w:after="0"/>
        <w:textAlignment w:val="baseline"/>
        <w:rPr>
          <w:rFonts w:asciiTheme="minorHAnsi" w:eastAsia="Times New Roman" w:hAnsiTheme="minorHAnsi" w:cstheme="minorHAnsi"/>
          <w:lang w:eastAsia="en-IN"/>
        </w:rPr>
      </w:pPr>
      <w:r w:rsidRPr="00CD2481">
        <w:rPr>
          <w:rFonts w:asciiTheme="minorHAnsi" w:eastAsia="Times New Roman" w:hAnsiTheme="minorHAnsi" w:cstheme="minorHAnsi"/>
          <w:lang w:val="en-US" w:eastAsia="en-IN"/>
        </w:rPr>
        <w:t xml:space="preserve">                     </w:t>
      </w:r>
      <w:r w:rsidRPr="00CD2481">
        <w:rPr>
          <w:rFonts w:asciiTheme="minorHAnsi" w:eastAsia="Times New Roman" w:hAnsiTheme="minorHAnsi" w:cstheme="minorHAnsi"/>
          <w:lang w:val="en-US" w:eastAsia="en-IN"/>
        </w:rPr>
        <w:t>{"</w:t>
      </w:r>
      <w:proofErr w:type="spellStart"/>
      <w:r w:rsidRPr="00CD2481">
        <w:rPr>
          <w:rFonts w:asciiTheme="minorHAnsi" w:eastAsia="Times New Roman" w:hAnsiTheme="minorHAnsi" w:cstheme="minorHAnsi"/>
          <w:lang w:val="en-US" w:eastAsia="en-IN"/>
        </w:rPr>
        <w:t>status":"success","data</w:t>
      </w:r>
      <w:proofErr w:type="spellEnd"/>
      <w:proofErr w:type="gramStart"/>
      <w:r w:rsidRPr="00CD2481">
        <w:rPr>
          <w:rFonts w:asciiTheme="minorHAnsi" w:eastAsia="Times New Roman" w:hAnsiTheme="minorHAnsi" w:cstheme="minorHAnsi"/>
          <w:lang w:val="en-US" w:eastAsia="en-IN"/>
        </w:rPr>
        <w:t>":[</w:t>
      </w:r>
      <w:proofErr w:type="gramEnd"/>
      <w:r w:rsidRPr="00CD2481">
        <w:rPr>
          <w:rFonts w:asciiTheme="minorHAnsi" w:eastAsia="Times New Roman" w:hAnsiTheme="minorHAnsi" w:cstheme="minorHAnsi"/>
          <w:lang w:val="en-US" w:eastAsia="en-IN"/>
        </w:rPr>
        <w:t>]}</w:t>
      </w:r>
      <w:r w:rsidRPr="00CD2481">
        <w:rPr>
          <w:rFonts w:asciiTheme="minorHAnsi" w:eastAsia="Times New Roman" w:hAnsiTheme="minorHAnsi" w:cstheme="minorHAnsi"/>
          <w:lang w:eastAsia="en-IN"/>
        </w:rPr>
        <w:t> </w:t>
      </w:r>
    </w:p>
    <w:p w14:paraId="0A0F8894" w14:textId="77777777" w:rsidR="00566244" w:rsidRPr="00CD2481" w:rsidRDefault="00566244" w:rsidP="00566244">
      <w:pPr>
        <w:spacing w:after="0"/>
        <w:textAlignment w:val="baseline"/>
        <w:rPr>
          <w:rFonts w:asciiTheme="minorHAnsi" w:eastAsia="Times New Roman" w:hAnsiTheme="minorHAnsi" w:cstheme="minorHAnsi"/>
          <w:sz w:val="18"/>
          <w:szCs w:val="18"/>
          <w:lang w:eastAsia="en-IN"/>
        </w:rPr>
      </w:pPr>
    </w:p>
    <w:tbl>
      <w:tblPr>
        <w:tblW w:w="8123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2880"/>
        <w:gridCol w:w="2880"/>
      </w:tblGrid>
      <w:tr w:rsidR="00566244" w:rsidRPr="00CD2481" w14:paraId="28D70BC3" w14:textId="77777777" w:rsidTr="00566244">
        <w:trPr>
          <w:trHeight w:val="300"/>
        </w:trPr>
        <w:tc>
          <w:tcPr>
            <w:tcW w:w="2363" w:type="dxa"/>
            <w:shd w:val="clear" w:color="auto" w:fill="0070C0"/>
            <w:hideMark/>
          </w:tcPr>
          <w:p w14:paraId="5B3D4A25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Name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59525AE9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Type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477684F2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Description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566244" w:rsidRPr="00CD2481" w14:paraId="1E6B26BF" w14:textId="77777777" w:rsidTr="00566244">
        <w:trPr>
          <w:trHeight w:val="300"/>
        </w:trPr>
        <w:tc>
          <w:tcPr>
            <w:tcW w:w="2363" w:type="dxa"/>
            <w:hideMark/>
          </w:tcPr>
          <w:p w14:paraId="5CEAF521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status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3CCAE328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String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4E794C26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API status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566244" w:rsidRPr="00CD2481" w14:paraId="0258F6FB" w14:textId="77777777" w:rsidTr="00566244">
        <w:trPr>
          <w:trHeight w:val="300"/>
        </w:trPr>
        <w:tc>
          <w:tcPr>
            <w:tcW w:w="2363" w:type="dxa"/>
            <w:hideMark/>
          </w:tcPr>
          <w:p w14:paraId="0FBA382B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data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760987BC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Array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66A92763" w14:textId="77777777" w:rsidR="00566244" w:rsidRPr="00CD2481" w:rsidRDefault="00566244" w:rsidP="00566244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Health metrics list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</w:tbl>
    <w:p w14:paraId="32D41302" w14:textId="77777777" w:rsidR="00566244" w:rsidRPr="00CD2481" w:rsidRDefault="00566244" w:rsidP="0056624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430AFC1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6EA93396" w14:textId="77777777" w:rsidR="00D44C64" w:rsidRPr="00CD2481" w:rsidRDefault="00D44C64" w:rsidP="00D44C6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29CD37D" w14:textId="65603895" w:rsidR="00FA2CD9" w:rsidRPr="00CD2481" w:rsidRDefault="00FA2CD9" w:rsidP="0048119D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</w:t>
      </w:r>
      <w:proofErr w:type="spellStart"/>
      <w:r w:rsidRPr="00CD2481">
        <w:rPr>
          <w:rFonts w:asciiTheme="minorHAnsi" w:hAnsiTheme="minorHAnsi" w:cstheme="minorHAnsi"/>
          <w:lang w:val="en-US"/>
        </w:rPr>
        <w:t>patientId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756A180E" w14:textId="3767A943" w:rsidR="00FA2CD9" w:rsidRPr="00CD2481" w:rsidRDefault="00FA2CD9" w:rsidP="0048119D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telemetry</w:t>
      </w:r>
      <w:r w:rsidRPr="00CD2481">
        <w:rPr>
          <w:rFonts w:asciiTheme="minorHAnsi" w:hAnsiTheme="minorHAnsi" w:cstheme="minorHAnsi"/>
        </w:rPr>
        <w:t> </w:t>
      </w:r>
    </w:p>
    <w:p w14:paraId="0229D364" w14:textId="1ED52FDB" w:rsidR="00FA2CD9" w:rsidRPr="00CD2481" w:rsidRDefault="00FA2CD9" w:rsidP="0048119D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Apply RBAC</w:t>
      </w:r>
      <w:r w:rsidRPr="00CD2481">
        <w:rPr>
          <w:rFonts w:asciiTheme="minorHAnsi" w:hAnsiTheme="minorHAnsi" w:cstheme="minorHAnsi"/>
        </w:rPr>
        <w:t> </w:t>
      </w:r>
    </w:p>
    <w:p w14:paraId="199F5203" w14:textId="7399A718" w:rsidR="00FA2CD9" w:rsidRPr="00CD2481" w:rsidRDefault="00FA2CD9" w:rsidP="0048119D">
      <w:pPr>
        <w:pStyle w:val="ListParagraph"/>
        <w:numPr>
          <w:ilvl w:val="1"/>
          <w:numId w:val="3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0C85ACF7" w14:textId="77777777" w:rsidR="00BA62BF" w:rsidRPr="00CD2481" w:rsidRDefault="00BA62BF" w:rsidP="00D44C6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1C46673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4C37A3C7" w14:textId="3C2F0109" w:rsidR="002204B8" w:rsidRPr="00CD2481" w:rsidRDefault="004020FC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Telemetry Ingest API</w:t>
      </w:r>
    </w:p>
    <w:p w14:paraId="3B991490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306EF27A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2B590D23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1259B0E3" w14:textId="0253085A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/v1/telemetry</w:t>
      </w:r>
      <w:r w:rsidRPr="00CD2481">
        <w:rPr>
          <w:rFonts w:asciiTheme="minorHAnsi" w:hAnsiTheme="minorHAnsi" w:cstheme="minorHAnsi"/>
        </w:rPr>
        <w:t> </w:t>
      </w:r>
    </w:p>
    <w:p w14:paraId="6FBEB6EC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</w:rPr>
      </w:pPr>
    </w:p>
    <w:p w14:paraId="15E3BEA6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Method: POST</w:t>
      </w:r>
      <w:r w:rsidRPr="00CD2481">
        <w:rPr>
          <w:rFonts w:asciiTheme="minorHAnsi" w:hAnsiTheme="minorHAnsi" w:cstheme="minorHAnsi"/>
        </w:rPr>
        <w:t> </w:t>
      </w:r>
    </w:p>
    <w:p w14:paraId="5D159309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37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78"/>
        <w:gridCol w:w="3056"/>
      </w:tblGrid>
      <w:tr w:rsidR="004020FC" w:rsidRPr="00CD2481" w14:paraId="584A9BC5" w14:textId="77777777" w:rsidTr="004020FC">
        <w:trPr>
          <w:trHeight w:val="300"/>
        </w:trPr>
        <w:tc>
          <w:tcPr>
            <w:tcW w:w="2536" w:type="dxa"/>
            <w:shd w:val="clear" w:color="auto" w:fill="0070C0"/>
            <w:hideMark/>
          </w:tcPr>
          <w:p w14:paraId="1FB6AAF8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shd w:val="clear" w:color="auto" w:fill="0070C0"/>
            <w:hideMark/>
          </w:tcPr>
          <w:p w14:paraId="3DC9B8BF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056" w:type="dxa"/>
            <w:shd w:val="clear" w:color="auto" w:fill="0070C0"/>
            <w:hideMark/>
          </w:tcPr>
          <w:p w14:paraId="7EC14A41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020FC" w:rsidRPr="00CD2481" w14:paraId="538CC19A" w14:textId="77777777" w:rsidTr="004020FC">
        <w:trPr>
          <w:trHeight w:val="300"/>
        </w:trPr>
        <w:tc>
          <w:tcPr>
            <w:tcW w:w="2536" w:type="dxa"/>
            <w:hideMark/>
          </w:tcPr>
          <w:p w14:paraId="4146ADA8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hideMark/>
          </w:tcPr>
          <w:p w14:paraId="4F80DEBF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056" w:type="dxa"/>
            <w:hideMark/>
          </w:tcPr>
          <w:p w14:paraId="1DEE21A0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4020FC" w:rsidRPr="00CD2481" w14:paraId="71F1D2B4" w14:textId="77777777" w:rsidTr="004020FC">
        <w:trPr>
          <w:trHeight w:val="300"/>
        </w:trPr>
        <w:tc>
          <w:tcPr>
            <w:tcW w:w="2536" w:type="dxa"/>
            <w:hideMark/>
          </w:tcPr>
          <w:p w14:paraId="59EC1FEA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hideMark/>
          </w:tcPr>
          <w:p w14:paraId="52912E38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056" w:type="dxa"/>
            <w:hideMark/>
          </w:tcPr>
          <w:p w14:paraId="26A70EDC" w14:textId="77777777" w:rsidR="004020FC" w:rsidRPr="00CD2481" w:rsidRDefault="004020FC" w:rsidP="004020F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ED488B8" w14:textId="77777777" w:rsidR="004020FC" w:rsidRPr="00CD2481" w:rsidRDefault="004020FC" w:rsidP="004020FC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BF37595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7E4A5035" w14:textId="77777777" w:rsidR="003305F8" w:rsidRPr="00CD2481" w:rsidRDefault="003305F8" w:rsidP="003305F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1ED9E4D" w14:textId="77777777" w:rsidR="00057145" w:rsidRPr="00CD2481" w:rsidRDefault="00057145" w:rsidP="00057145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{"patientId":"uuid","deviceId":"uuid","metricType":"HeartRate","value":"80","timestamp":"2026-02-10T10:00:</w:t>
      </w:r>
      <w:proofErr w:type="gramStart"/>
      <w:r w:rsidRPr="00CD2481">
        <w:rPr>
          <w:rFonts w:asciiTheme="minorHAnsi" w:hAnsiTheme="minorHAnsi" w:cstheme="minorHAnsi"/>
          <w:lang w:val="en-US"/>
        </w:rPr>
        <w:t>00"}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37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1898"/>
        <w:gridCol w:w="2010"/>
        <w:gridCol w:w="2434"/>
      </w:tblGrid>
      <w:tr w:rsidR="00057145" w:rsidRPr="00CD2481" w14:paraId="51612928" w14:textId="77777777" w:rsidTr="00AC4AF6">
        <w:trPr>
          <w:trHeight w:val="300"/>
        </w:trPr>
        <w:tc>
          <w:tcPr>
            <w:tcW w:w="2028" w:type="dxa"/>
            <w:shd w:val="clear" w:color="auto" w:fill="0070C0"/>
            <w:hideMark/>
          </w:tcPr>
          <w:p w14:paraId="13DE99EF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shd w:val="clear" w:color="auto" w:fill="0070C0"/>
            <w:hideMark/>
          </w:tcPr>
          <w:p w14:paraId="5DC434E0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shd w:val="clear" w:color="auto" w:fill="0070C0"/>
            <w:hideMark/>
          </w:tcPr>
          <w:p w14:paraId="4B2D580E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shd w:val="clear" w:color="auto" w:fill="0070C0"/>
            <w:hideMark/>
          </w:tcPr>
          <w:p w14:paraId="2597F365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57145" w:rsidRPr="00CD2481" w14:paraId="03D35AD9" w14:textId="77777777" w:rsidTr="00AC4AF6">
        <w:trPr>
          <w:trHeight w:val="300"/>
        </w:trPr>
        <w:tc>
          <w:tcPr>
            <w:tcW w:w="2028" w:type="dxa"/>
            <w:hideMark/>
          </w:tcPr>
          <w:p w14:paraId="1774B79B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hideMark/>
          </w:tcPr>
          <w:p w14:paraId="73B46124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hideMark/>
          </w:tcPr>
          <w:p w14:paraId="69FF85E1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hideMark/>
          </w:tcPr>
          <w:p w14:paraId="0AC006D9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57145" w:rsidRPr="00CD2481" w14:paraId="7AC7B374" w14:textId="77777777" w:rsidTr="00AC4AF6">
        <w:trPr>
          <w:trHeight w:val="300"/>
        </w:trPr>
        <w:tc>
          <w:tcPr>
            <w:tcW w:w="2028" w:type="dxa"/>
            <w:hideMark/>
          </w:tcPr>
          <w:p w14:paraId="5E50EA28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deviceId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hideMark/>
          </w:tcPr>
          <w:p w14:paraId="6133EAA1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hideMark/>
          </w:tcPr>
          <w:p w14:paraId="1FBD041F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hideMark/>
          </w:tcPr>
          <w:p w14:paraId="3153E6BD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Device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57145" w:rsidRPr="00CD2481" w14:paraId="62AD0C4C" w14:textId="77777777" w:rsidTr="00AC4AF6">
        <w:trPr>
          <w:trHeight w:val="300"/>
        </w:trPr>
        <w:tc>
          <w:tcPr>
            <w:tcW w:w="2028" w:type="dxa"/>
            <w:hideMark/>
          </w:tcPr>
          <w:p w14:paraId="5A3C5E54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metricType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hideMark/>
          </w:tcPr>
          <w:p w14:paraId="58FB99A6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hideMark/>
          </w:tcPr>
          <w:p w14:paraId="47426D0A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hideMark/>
          </w:tcPr>
          <w:p w14:paraId="5A5DFC83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Metric 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57145" w:rsidRPr="00CD2481" w14:paraId="25BB9AC3" w14:textId="77777777" w:rsidTr="00AC4AF6">
        <w:trPr>
          <w:trHeight w:val="300"/>
        </w:trPr>
        <w:tc>
          <w:tcPr>
            <w:tcW w:w="2028" w:type="dxa"/>
            <w:hideMark/>
          </w:tcPr>
          <w:p w14:paraId="23BDB03B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hideMark/>
          </w:tcPr>
          <w:p w14:paraId="3F1E7B22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hideMark/>
          </w:tcPr>
          <w:p w14:paraId="0F66ADEF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hideMark/>
          </w:tcPr>
          <w:p w14:paraId="712B507C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Metric 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57145" w:rsidRPr="00CD2481" w14:paraId="19A331BA" w14:textId="77777777" w:rsidTr="00AC4AF6">
        <w:trPr>
          <w:trHeight w:val="300"/>
        </w:trPr>
        <w:tc>
          <w:tcPr>
            <w:tcW w:w="2028" w:type="dxa"/>
            <w:hideMark/>
          </w:tcPr>
          <w:p w14:paraId="292CEC1B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timestamp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hideMark/>
          </w:tcPr>
          <w:p w14:paraId="3B6A834D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hideMark/>
          </w:tcPr>
          <w:p w14:paraId="003C035C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hideMark/>
          </w:tcPr>
          <w:p w14:paraId="1959807E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Measurement time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57145" w:rsidRPr="00CD2481" w14:paraId="58C7DD2E" w14:textId="77777777" w:rsidTr="00AC4AF6">
        <w:trPr>
          <w:trHeight w:val="300"/>
        </w:trPr>
        <w:tc>
          <w:tcPr>
            <w:tcW w:w="2028" w:type="dxa"/>
            <w:hideMark/>
          </w:tcPr>
          <w:p w14:paraId="24B76726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unit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98" w:type="dxa"/>
            <w:hideMark/>
          </w:tcPr>
          <w:p w14:paraId="2AFCD9C7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0" w:type="dxa"/>
            <w:hideMark/>
          </w:tcPr>
          <w:p w14:paraId="413B8374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4" w:type="dxa"/>
            <w:hideMark/>
          </w:tcPr>
          <w:p w14:paraId="232EE304" w14:textId="77777777" w:rsidR="00057145" w:rsidRPr="00CD2481" w:rsidRDefault="00057145" w:rsidP="00057145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Metric unit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27B7C2A" w14:textId="77777777" w:rsidR="003305F8" w:rsidRPr="00CD2481" w:rsidRDefault="003305F8" w:rsidP="003305F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5F2AD79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079A7456" w14:textId="6F6D6D44" w:rsidR="003D03B9" w:rsidRPr="00CD2481" w:rsidRDefault="003D03B9" w:rsidP="003D03B9">
      <w:pPr>
        <w:pStyle w:val="ListParagraph"/>
        <w:spacing w:after="0"/>
        <w:ind w:left="450"/>
        <w:textAlignment w:val="baseline"/>
        <w:rPr>
          <w:rFonts w:asciiTheme="minorHAnsi" w:eastAsia="Times New Roman" w:hAnsiTheme="minorHAnsi" w:cstheme="minorHAnsi"/>
          <w:lang w:eastAsia="en-IN"/>
        </w:rPr>
      </w:pPr>
      <w:r w:rsidRPr="00CD2481">
        <w:rPr>
          <w:rFonts w:asciiTheme="minorHAnsi" w:eastAsia="Times New Roman" w:hAnsiTheme="minorHAnsi" w:cstheme="minorHAnsi"/>
          <w:lang w:val="en-US" w:eastAsia="en-IN"/>
        </w:rPr>
        <w:t xml:space="preserve">           </w:t>
      </w:r>
      <w:r w:rsidRPr="00CD2481">
        <w:rPr>
          <w:rFonts w:asciiTheme="minorHAnsi" w:eastAsia="Times New Roman" w:hAnsiTheme="minorHAnsi" w:cstheme="minorHAnsi"/>
          <w:lang w:val="en-US" w:eastAsia="en-IN"/>
        </w:rPr>
        <w:t>{"status":"success","message":"Telemetry data ingested","data":{"recordId":"</w:t>
      </w:r>
      <w:proofErr w:type="gramStart"/>
      <w:r w:rsidRPr="00CD2481">
        <w:rPr>
          <w:rFonts w:asciiTheme="minorHAnsi" w:eastAsia="Times New Roman" w:hAnsiTheme="minorHAnsi" w:cstheme="minorHAnsi"/>
          <w:lang w:val="en-US" w:eastAsia="en-IN"/>
        </w:rPr>
        <w:t>uuid"}}</w:t>
      </w:r>
      <w:proofErr w:type="gramEnd"/>
      <w:r w:rsidRPr="00CD2481">
        <w:rPr>
          <w:rFonts w:asciiTheme="minorHAnsi" w:eastAsia="Times New Roman" w:hAnsiTheme="minorHAnsi" w:cstheme="minorHAnsi"/>
          <w:lang w:eastAsia="en-IN"/>
        </w:rPr>
        <w:t> </w:t>
      </w:r>
    </w:p>
    <w:p w14:paraId="7A201D7B" w14:textId="77777777" w:rsidR="003D03B9" w:rsidRPr="00CD2481" w:rsidRDefault="003D03B9" w:rsidP="003D03B9">
      <w:pPr>
        <w:pStyle w:val="ListParagraph"/>
        <w:spacing w:after="0"/>
        <w:ind w:left="450"/>
        <w:textAlignment w:val="baseline"/>
        <w:rPr>
          <w:rFonts w:asciiTheme="minorHAnsi" w:eastAsia="Times New Roman" w:hAnsiTheme="minorHAnsi" w:cstheme="minorHAnsi"/>
          <w:sz w:val="18"/>
          <w:szCs w:val="18"/>
          <w:lang w:eastAsia="en-IN"/>
        </w:rPr>
      </w:pPr>
    </w:p>
    <w:tbl>
      <w:tblPr>
        <w:tblW w:w="837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880"/>
        <w:gridCol w:w="3685"/>
      </w:tblGrid>
      <w:tr w:rsidR="003D03B9" w:rsidRPr="00CD2481" w14:paraId="4192C40D" w14:textId="77777777" w:rsidTr="003D03B9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B6DC1B0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Name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CAC4A7D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Type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8B2772E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Description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3D03B9" w:rsidRPr="00CD2481" w14:paraId="7F411858" w14:textId="77777777" w:rsidTr="003D03B9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8043C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status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3FA6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String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9295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API status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3D03B9" w:rsidRPr="00CD2481" w14:paraId="0FF7A253" w14:textId="77777777" w:rsidTr="003D03B9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ED56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message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08BC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String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DDF4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Ingestion confirmation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3D03B9" w:rsidRPr="00CD2481" w14:paraId="19C3AB9E" w14:textId="77777777" w:rsidTr="003D03B9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04F9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data.recordId</w:t>
            </w:r>
            <w:proofErr w:type="spellEnd"/>
            <w:proofErr w:type="gramEnd"/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8E7C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UUID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1691" w14:textId="77777777" w:rsidR="003D03B9" w:rsidRPr="00CD2481" w:rsidRDefault="003D03B9" w:rsidP="003D03B9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Stored record ID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</w:tbl>
    <w:p w14:paraId="6C26DF96" w14:textId="77777777" w:rsidR="00121D23" w:rsidRPr="00CD2481" w:rsidRDefault="00121D23" w:rsidP="00121D2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9F5B45A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62A7D717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0BFC74D" w14:textId="448CB04F" w:rsidR="003130A7" w:rsidRPr="00CD2481" w:rsidRDefault="003130A7" w:rsidP="0048119D">
      <w:pPr>
        <w:pStyle w:val="ListParagraph"/>
        <w:numPr>
          <w:ilvl w:val="1"/>
          <w:numId w:val="31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payload</w:t>
      </w:r>
      <w:r w:rsidRPr="00CD2481">
        <w:rPr>
          <w:rFonts w:asciiTheme="minorHAnsi" w:hAnsiTheme="minorHAnsi" w:cstheme="minorHAnsi"/>
        </w:rPr>
        <w:t> </w:t>
      </w:r>
    </w:p>
    <w:p w14:paraId="784D9C60" w14:textId="64549572" w:rsidR="003130A7" w:rsidRPr="00CD2481" w:rsidRDefault="003130A7" w:rsidP="0048119D">
      <w:pPr>
        <w:pStyle w:val="ListParagraph"/>
        <w:numPr>
          <w:ilvl w:val="1"/>
          <w:numId w:val="31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Verify device</w:t>
      </w:r>
      <w:r w:rsidRPr="00CD2481">
        <w:rPr>
          <w:rFonts w:asciiTheme="minorHAnsi" w:hAnsiTheme="minorHAnsi" w:cstheme="minorHAnsi"/>
        </w:rPr>
        <w:t> </w:t>
      </w:r>
    </w:p>
    <w:p w14:paraId="5475130C" w14:textId="1BF632F3" w:rsidR="003130A7" w:rsidRPr="00CD2481" w:rsidRDefault="003130A7" w:rsidP="0048119D">
      <w:pPr>
        <w:pStyle w:val="ListParagraph"/>
        <w:numPr>
          <w:ilvl w:val="1"/>
          <w:numId w:val="31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Persist data</w:t>
      </w:r>
      <w:r w:rsidRPr="00CD2481">
        <w:rPr>
          <w:rFonts w:asciiTheme="minorHAnsi" w:hAnsiTheme="minorHAnsi" w:cstheme="minorHAnsi"/>
        </w:rPr>
        <w:t> </w:t>
      </w:r>
    </w:p>
    <w:p w14:paraId="2A689D16" w14:textId="4F0D4368" w:rsidR="003130A7" w:rsidRPr="00CD2481" w:rsidRDefault="003130A7" w:rsidP="0048119D">
      <w:pPr>
        <w:pStyle w:val="ListParagraph"/>
        <w:numPr>
          <w:ilvl w:val="1"/>
          <w:numId w:val="31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Stream to analytics</w:t>
      </w:r>
      <w:r w:rsidRPr="00CD2481">
        <w:rPr>
          <w:rFonts w:asciiTheme="minorHAnsi" w:hAnsiTheme="minorHAnsi" w:cstheme="minorHAnsi"/>
        </w:rPr>
        <w:t> </w:t>
      </w:r>
    </w:p>
    <w:p w14:paraId="0A5F13C9" w14:textId="4ADFD049" w:rsidR="003130A7" w:rsidRPr="00CD2481" w:rsidRDefault="003130A7" w:rsidP="0048119D">
      <w:pPr>
        <w:pStyle w:val="ListParagraph"/>
        <w:numPr>
          <w:ilvl w:val="1"/>
          <w:numId w:val="31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73B87AB7" w14:textId="77777777" w:rsidR="003130A7" w:rsidRPr="00CD2481" w:rsidRDefault="003130A7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444DDFC" w14:textId="329AC483" w:rsidR="002204B8" w:rsidRPr="00CD2481" w:rsidRDefault="00AD17B7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Audit Fetch API</w:t>
      </w:r>
    </w:p>
    <w:p w14:paraId="02C87C1C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1337391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UAT Base URL: https://uat-api.healthcare.com</w:t>
      </w:r>
      <w:r w:rsidRPr="00CD2481">
        <w:rPr>
          <w:rFonts w:asciiTheme="minorHAnsi" w:hAnsiTheme="minorHAnsi" w:cstheme="minorHAnsi"/>
        </w:rPr>
        <w:t> </w:t>
      </w:r>
    </w:p>
    <w:p w14:paraId="3DE56674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Prod Base URL: https://api.healthcare.com</w:t>
      </w:r>
      <w:r w:rsidRPr="00CD2481">
        <w:rPr>
          <w:rFonts w:asciiTheme="minorHAnsi" w:hAnsiTheme="minorHAnsi" w:cstheme="minorHAnsi"/>
        </w:rPr>
        <w:t> </w:t>
      </w:r>
    </w:p>
    <w:p w14:paraId="611C7D22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</w:rPr>
      </w:pPr>
    </w:p>
    <w:p w14:paraId="249855BF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api</w:t>
      </w:r>
      <w:proofErr w:type="spellEnd"/>
      <w:r w:rsidRPr="00CD2481">
        <w:rPr>
          <w:rFonts w:asciiTheme="minorHAnsi" w:hAnsiTheme="minorHAnsi" w:cstheme="minorHAnsi"/>
          <w:lang w:val="en-US"/>
        </w:rPr>
        <w:t>/v1/</w:t>
      </w:r>
      <w:proofErr w:type="gramStart"/>
      <w:r w:rsidRPr="00CD2481">
        <w:rPr>
          <w:rFonts w:asciiTheme="minorHAnsi" w:hAnsiTheme="minorHAnsi" w:cstheme="minorHAnsi"/>
          <w:lang w:val="en-US"/>
        </w:rPr>
        <w:t>audit/{</w:t>
      </w:r>
      <w:proofErr w:type="spellStart"/>
      <w:proofErr w:type="gramEnd"/>
      <w:r w:rsidRPr="00CD2481">
        <w:rPr>
          <w:rFonts w:asciiTheme="minorHAnsi" w:hAnsiTheme="minorHAnsi" w:cstheme="minorHAnsi"/>
          <w:lang w:val="en-US"/>
        </w:rPr>
        <w:t>entityId</w:t>
      </w:r>
      <w:proofErr w:type="spellEnd"/>
      <w:r w:rsidRPr="00CD2481">
        <w:rPr>
          <w:rFonts w:asciiTheme="minorHAnsi" w:hAnsiTheme="minorHAnsi" w:cstheme="minorHAnsi"/>
          <w:lang w:val="en-US"/>
        </w:rPr>
        <w:t>}</w:t>
      </w:r>
      <w:r w:rsidRPr="00CD2481">
        <w:rPr>
          <w:rFonts w:asciiTheme="minorHAnsi" w:hAnsiTheme="minorHAnsi" w:cstheme="minorHAnsi"/>
        </w:rPr>
        <w:t> </w:t>
      </w:r>
    </w:p>
    <w:p w14:paraId="031E3F8E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  <w:lang w:val="en-US"/>
        </w:rPr>
      </w:pPr>
      <w:r w:rsidRPr="00CD2481">
        <w:rPr>
          <w:rFonts w:asciiTheme="minorHAnsi" w:hAnsiTheme="minorHAnsi" w:cstheme="minorHAnsi"/>
          <w:lang w:val="en-US"/>
        </w:rPr>
        <w:t>HTTP Method: GET</w:t>
      </w:r>
    </w:p>
    <w:p w14:paraId="7B0DDCB9" w14:textId="77777777" w:rsidR="00AC0720" w:rsidRPr="00CD2481" w:rsidRDefault="00AC0720" w:rsidP="00AD17B7">
      <w:pPr>
        <w:pStyle w:val="ListParagraph"/>
        <w:ind w:left="1092"/>
        <w:rPr>
          <w:rFonts w:asciiTheme="minorHAnsi" w:hAnsiTheme="minorHAnsi" w:cstheme="minorHAnsi"/>
          <w:lang w:val="en-US"/>
        </w:rPr>
      </w:pPr>
    </w:p>
    <w:p w14:paraId="7DFBF66E" w14:textId="77777777" w:rsidR="00AC0720" w:rsidRPr="00CD2481" w:rsidRDefault="00AC0720" w:rsidP="00AC0720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HTTP Header: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0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778"/>
        <w:gridCol w:w="2786"/>
      </w:tblGrid>
      <w:tr w:rsidR="00AC0720" w:rsidRPr="00CD2481" w14:paraId="412AD80C" w14:textId="77777777" w:rsidTr="00CF23F1">
        <w:trPr>
          <w:trHeight w:val="300"/>
        </w:trPr>
        <w:tc>
          <w:tcPr>
            <w:tcW w:w="2536" w:type="dxa"/>
            <w:shd w:val="clear" w:color="auto" w:fill="0070C0"/>
            <w:hideMark/>
          </w:tcPr>
          <w:p w14:paraId="4629DECF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Header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shd w:val="clear" w:color="auto" w:fill="0070C0"/>
            <w:hideMark/>
          </w:tcPr>
          <w:p w14:paraId="4F559286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Value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shd w:val="clear" w:color="auto" w:fill="0070C0"/>
            <w:hideMark/>
          </w:tcPr>
          <w:p w14:paraId="20E30B07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C0720" w:rsidRPr="00CD2481" w14:paraId="080E4207" w14:textId="77777777" w:rsidTr="00CF23F1">
        <w:trPr>
          <w:trHeight w:val="300"/>
        </w:trPr>
        <w:tc>
          <w:tcPr>
            <w:tcW w:w="2536" w:type="dxa"/>
            <w:hideMark/>
          </w:tcPr>
          <w:p w14:paraId="23AF094C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Content-Type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hideMark/>
          </w:tcPr>
          <w:p w14:paraId="0D046049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application/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hideMark/>
          </w:tcPr>
          <w:p w14:paraId="7BEE826B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Specifies JSON payload format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AC0720" w:rsidRPr="00CD2481" w14:paraId="4B563F3F" w14:textId="77777777" w:rsidTr="00CF23F1">
        <w:trPr>
          <w:trHeight w:val="300"/>
        </w:trPr>
        <w:tc>
          <w:tcPr>
            <w:tcW w:w="2536" w:type="dxa"/>
            <w:hideMark/>
          </w:tcPr>
          <w:p w14:paraId="2607C376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Authorization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78" w:type="dxa"/>
            <w:hideMark/>
          </w:tcPr>
          <w:p w14:paraId="12E25332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Bearer &lt;JWT Token&gt;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6" w:type="dxa"/>
            <w:hideMark/>
          </w:tcPr>
          <w:p w14:paraId="0F9E6A07" w14:textId="77777777" w:rsidR="00AC0720" w:rsidRPr="00CD2481" w:rsidRDefault="00AC0720" w:rsidP="00CF23F1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JWT token for secure API access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A8F6FB8" w14:textId="77777777" w:rsidR="00AD17B7" w:rsidRPr="00CD2481" w:rsidRDefault="00AD17B7" w:rsidP="00AD17B7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487E06A6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31CD2B8C" w14:textId="77777777" w:rsidR="00E177DD" w:rsidRPr="00CD2481" w:rsidRDefault="00E177DD" w:rsidP="00E177DD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tbl>
      <w:tblPr>
        <w:tblW w:w="8107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2065"/>
        <w:gridCol w:w="2435"/>
        <w:gridCol w:w="2540"/>
      </w:tblGrid>
      <w:tr w:rsidR="00E177DD" w:rsidRPr="00CD2481" w14:paraId="4F58AC49" w14:textId="77777777" w:rsidTr="00E177DD">
        <w:trPr>
          <w:trHeight w:val="300"/>
        </w:trPr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6FCF081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0A37901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A65E3AB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1DBFBD3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E177DD" w:rsidRPr="00CD2481" w14:paraId="5CA446BD" w14:textId="77777777" w:rsidTr="00E177DD">
        <w:trPr>
          <w:trHeight w:val="300"/>
        </w:trPr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562C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entityId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8DCF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FE09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962E" w14:textId="77777777" w:rsidR="00E177DD" w:rsidRPr="00CD2481" w:rsidRDefault="00E177DD" w:rsidP="00E177D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Identifier of entity whose audit logs are required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26F1AD5" w14:textId="77777777" w:rsidR="00E177DD" w:rsidRPr="00CD2481" w:rsidRDefault="00E177DD" w:rsidP="00E177DD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5D1F82E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05E9298C" w14:textId="6B9ED64F" w:rsidR="00B34988" w:rsidRPr="00CD2481" w:rsidRDefault="009956C3" w:rsidP="009956C3">
      <w:pPr>
        <w:ind w:left="55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b/>
          <w:bCs/>
        </w:rPr>
        <w:t xml:space="preserve">        </w:t>
      </w:r>
      <w:r w:rsidRPr="00CD2481">
        <w:rPr>
          <w:rFonts w:asciiTheme="minorHAnsi" w:hAnsiTheme="minorHAnsi" w:cstheme="minorHAnsi"/>
        </w:rPr>
        <w:t xml:space="preserve">   </w:t>
      </w:r>
      <w:r w:rsidR="000D2BCC"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="000D2BCC" w:rsidRPr="00CD2481">
        <w:rPr>
          <w:rFonts w:asciiTheme="minorHAnsi" w:hAnsiTheme="minorHAnsi" w:cstheme="minorHAnsi"/>
          <w:lang w:val="en-US"/>
        </w:rPr>
        <w:t>status":"success","data</w:t>
      </w:r>
      <w:proofErr w:type="spellEnd"/>
      <w:proofErr w:type="gramStart"/>
      <w:r w:rsidR="000D2BCC" w:rsidRPr="00CD2481">
        <w:rPr>
          <w:rFonts w:asciiTheme="minorHAnsi" w:hAnsiTheme="minorHAnsi" w:cstheme="minorHAnsi"/>
          <w:lang w:val="en-US"/>
        </w:rPr>
        <w:t>":[</w:t>
      </w:r>
      <w:proofErr w:type="gramEnd"/>
      <w:r w:rsidR="000D2BCC" w:rsidRPr="00CD2481">
        <w:rPr>
          <w:rFonts w:asciiTheme="minorHAnsi" w:hAnsiTheme="minorHAnsi" w:cstheme="minorHAnsi"/>
          <w:lang w:val="en-US"/>
        </w:rPr>
        <w:t>]}</w:t>
      </w:r>
      <w:r w:rsidR="000D2BCC" w:rsidRPr="00CD2481">
        <w:rPr>
          <w:rFonts w:asciiTheme="minorHAnsi" w:hAnsiTheme="minorHAnsi" w:cstheme="minorHAnsi"/>
        </w:rPr>
        <w:t> </w:t>
      </w:r>
    </w:p>
    <w:tbl>
      <w:tblPr>
        <w:tblW w:w="8017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1852"/>
        <w:gridCol w:w="3535"/>
      </w:tblGrid>
      <w:tr w:rsidR="00B34988" w:rsidRPr="00CD2481" w14:paraId="35D2AF35" w14:textId="77777777" w:rsidTr="009956C3">
        <w:trPr>
          <w:trHeight w:val="300"/>
        </w:trPr>
        <w:tc>
          <w:tcPr>
            <w:tcW w:w="2630" w:type="dxa"/>
            <w:shd w:val="clear" w:color="auto" w:fill="0070C0"/>
            <w:hideMark/>
          </w:tcPr>
          <w:p w14:paraId="0311B3BF" w14:textId="36D8478F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shd w:val="clear" w:color="auto" w:fill="0070C0"/>
            <w:hideMark/>
          </w:tcPr>
          <w:p w14:paraId="592951C5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shd w:val="clear" w:color="auto" w:fill="0070C0"/>
            <w:hideMark/>
          </w:tcPr>
          <w:p w14:paraId="2132D2EE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4BD8542B" w14:textId="77777777" w:rsidTr="009956C3">
        <w:trPr>
          <w:trHeight w:val="300"/>
        </w:trPr>
        <w:tc>
          <w:tcPr>
            <w:tcW w:w="2630" w:type="dxa"/>
            <w:hideMark/>
          </w:tcPr>
          <w:p w14:paraId="6E984750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62F4B7B4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6138671B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API execution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43A87A90" w14:textId="77777777" w:rsidTr="009956C3">
        <w:trPr>
          <w:trHeight w:val="300"/>
        </w:trPr>
        <w:tc>
          <w:tcPr>
            <w:tcW w:w="2630" w:type="dxa"/>
            <w:hideMark/>
          </w:tcPr>
          <w:p w14:paraId="4521DBE6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3EFDDE12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2C3D3860" w14:textId="77777777" w:rsidR="00B34988" w:rsidRPr="00CD2481" w:rsidRDefault="00B34988" w:rsidP="000D2BC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List of audit logs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41E5BD52" w14:textId="77777777" w:rsidTr="009956C3">
        <w:trPr>
          <w:trHeight w:val="300"/>
        </w:trPr>
        <w:tc>
          <w:tcPr>
            <w:tcW w:w="2630" w:type="dxa"/>
            <w:hideMark/>
          </w:tcPr>
          <w:p w14:paraId="3172CF4A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auditId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1C870FB8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0472C46A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Audit record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5E846C12" w14:textId="77777777" w:rsidTr="009956C3">
        <w:trPr>
          <w:trHeight w:val="300"/>
        </w:trPr>
        <w:tc>
          <w:tcPr>
            <w:tcW w:w="2630" w:type="dxa"/>
            <w:hideMark/>
          </w:tcPr>
          <w:p w14:paraId="259CD014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entityId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0BE74837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UUID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42CA1B41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Entity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6943B813" w14:textId="77777777" w:rsidTr="009956C3">
        <w:trPr>
          <w:trHeight w:val="300"/>
        </w:trPr>
        <w:tc>
          <w:tcPr>
            <w:tcW w:w="2630" w:type="dxa"/>
            <w:hideMark/>
          </w:tcPr>
          <w:p w14:paraId="1932D81E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data[].action</w:t>
            </w:r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4E99A7C0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77C55B12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Action performed (CREATE/UPDATE/DELETE)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69E5069E" w14:textId="77777777" w:rsidTr="009956C3">
        <w:trPr>
          <w:trHeight w:val="300"/>
        </w:trPr>
        <w:tc>
          <w:tcPr>
            <w:tcW w:w="2630" w:type="dxa"/>
            <w:hideMark/>
          </w:tcPr>
          <w:p w14:paraId="65F99887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performedBy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335D54E7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1E8EDDF0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User who performed action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797D7AD7" w14:textId="77777777" w:rsidTr="009956C3">
        <w:trPr>
          <w:trHeight w:val="300"/>
        </w:trPr>
        <w:tc>
          <w:tcPr>
            <w:tcW w:w="2630" w:type="dxa"/>
            <w:hideMark/>
          </w:tcPr>
          <w:p w14:paraId="123BD1B7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data[].timestamp</w:t>
            </w:r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1BE905B1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558C1138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Time of action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02CEF715" w14:textId="77777777" w:rsidTr="009956C3">
        <w:trPr>
          <w:trHeight w:val="300"/>
        </w:trPr>
        <w:tc>
          <w:tcPr>
            <w:tcW w:w="2630" w:type="dxa"/>
            <w:hideMark/>
          </w:tcPr>
          <w:p w14:paraId="5DDE80B7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oldValue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3BFCDB00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6E6A65C4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Previous values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B34988" w:rsidRPr="00CD2481" w14:paraId="025CF963" w14:textId="77777777" w:rsidTr="009956C3">
        <w:trPr>
          <w:trHeight w:val="300"/>
        </w:trPr>
        <w:tc>
          <w:tcPr>
            <w:tcW w:w="2630" w:type="dxa"/>
            <w:hideMark/>
          </w:tcPr>
          <w:p w14:paraId="58E9A33D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proofErr w:type="gramStart"/>
            <w:r w:rsidRPr="00CD2481">
              <w:rPr>
                <w:rFonts w:asciiTheme="minorHAnsi" w:hAnsiTheme="minorHAnsi" w:cstheme="minorHAnsi"/>
                <w:lang w:val="en-US"/>
              </w:rPr>
              <w:t>data[].</w:t>
            </w: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newValue</w:t>
            </w:r>
            <w:proofErr w:type="spellEnd"/>
            <w:proofErr w:type="gram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52" w:type="dxa"/>
            <w:hideMark/>
          </w:tcPr>
          <w:p w14:paraId="1628475D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535" w:type="dxa"/>
            <w:hideMark/>
          </w:tcPr>
          <w:p w14:paraId="224669FE" w14:textId="77777777" w:rsidR="00B34988" w:rsidRPr="00CD2481" w:rsidRDefault="00B34988" w:rsidP="00D1358C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Updated values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5CAAD0A" w14:textId="77777777" w:rsidR="00B34988" w:rsidRPr="00CD2481" w:rsidRDefault="00B34988" w:rsidP="00B3498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32AC971" w14:textId="77777777" w:rsidR="00147A96" w:rsidRPr="00CD2481" w:rsidRDefault="00147A96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2D99BA8D" w14:textId="77777777" w:rsidR="001C3DB4" w:rsidRPr="00CD2481" w:rsidRDefault="001C3DB4" w:rsidP="001C3DB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8DF3A03" w14:textId="2F9DC4B8" w:rsidR="001C3DB4" w:rsidRPr="00CD2481" w:rsidRDefault="001C3DB4" w:rsidP="0048119D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</w:t>
      </w:r>
      <w:proofErr w:type="spellStart"/>
      <w:r w:rsidRPr="00CD2481">
        <w:rPr>
          <w:rFonts w:asciiTheme="minorHAnsi" w:hAnsiTheme="minorHAnsi" w:cstheme="minorHAnsi"/>
          <w:lang w:val="en-US"/>
        </w:rPr>
        <w:t>entityId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06C16201" w14:textId="5290864F" w:rsidR="001C3DB4" w:rsidRPr="00CD2481" w:rsidRDefault="001C3DB4" w:rsidP="0048119D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audit logs from database</w:t>
      </w:r>
      <w:r w:rsidRPr="00CD2481">
        <w:rPr>
          <w:rFonts w:asciiTheme="minorHAnsi" w:hAnsiTheme="minorHAnsi" w:cstheme="minorHAnsi"/>
        </w:rPr>
        <w:t> </w:t>
      </w:r>
    </w:p>
    <w:p w14:paraId="43D97CD5" w14:textId="0D7D58C6" w:rsidR="001C3DB4" w:rsidRPr="00CD2481" w:rsidRDefault="001C3DB4" w:rsidP="0048119D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Apply RBAC authorization</w:t>
      </w:r>
      <w:r w:rsidRPr="00CD2481">
        <w:rPr>
          <w:rFonts w:asciiTheme="minorHAnsi" w:hAnsiTheme="minorHAnsi" w:cstheme="minorHAnsi"/>
        </w:rPr>
        <w:t> </w:t>
      </w:r>
    </w:p>
    <w:p w14:paraId="0996C143" w14:textId="1CC34FC4" w:rsidR="001C3DB4" w:rsidRPr="00CD2481" w:rsidRDefault="001C3DB4" w:rsidP="0048119D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Sort logs by timestamp</w:t>
      </w:r>
      <w:r w:rsidRPr="00CD2481">
        <w:rPr>
          <w:rFonts w:asciiTheme="minorHAnsi" w:hAnsiTheme="minorHAnsi" w:cstheme="minorHAnsi"/>
        </w:rPr>
        <w:t> </w:t>
      </w:r>
    </w:p>
    <w:p w14:paraId="7780DE8F" w14:textId="0BD7CFA6" w:rsidR="001C3DB4" w:rsidRPr="00CD2481" w:rsidRDefault="001C3DB4" w:rsidP="0048119D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audit trail</w:t>
      </w:r>
      <w:r w:rsidRPr="00CD2481">
        <w:rPr>
          <w:rFonts w:asciiTheme="minorHAnsi" w:hAnsiTheme="minorHAnsi" w:cstheme="minorHAnsi"/>
        </w:rPr>
        <w:t> </w:t>
      </w:r>
    </w:p>
    <w:p w14:paraId="25E70F22" w14:textId="7145C4AE" w:rsidR="001C3DB4" w:rsidRPr="00CD2481" w:rsidRDefault="001C3DB4" w:rsidP="0048119D">
      <w:pPr>
        <w:pStyle w:val="ListParagraph"/>
        <w:numPr>
          <w:ilvl w:val="1"/>
          <w:numId w:val="32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Log access</w:t>
      </w:r>
      <w:r w:rsidRPr="00CD2481">
        <w:rPr>
          <w:rFonts w:asciiTheme="minorHAnsi" w:hAnsiTheme="minorHAnsi" w:cstheme="minorHAnsi"/>
        </w:rPr>
        <w:t> </w:t>
      </w:r>
    </w:p>
    <w:p w14:paraId="0DD892A2" w14:textId="77777777" w:rsidR="00147A96" w:rsidRPr="00CD2481" w:rsidRDefault="00147A96" w:rsidP="00147A96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6123C86" w14:textId="4D6F0984" w:rsidR="00147A96" w:rsidRPr="00CD2481" w:rsidRDefault="00946CDF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FHIR Patient Fetch API</w:t>
      </w:r>
    </w:p>
    <w:p w14:paraId="10A55218" w14:textId="77777777" w:rsidR="00FA1F09" w:rsidRPr="00CD2481" w:rsidRDefault="00FA1F09" w:rsidP="00FA1F09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External FHIR Server Base URL: https://fhir-provider.com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14B0D94" w14:textId="77777777" w:rsidR="00FA1F09" w:rsidRPr="00CD2481" w:rsidRDefault="00FA1F09" w:rsidP="00FA1F09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URI: /</w:t>
      </w:r>
      <w:proofErr w:type="gram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Patient/{</w:t>
      </w:r>
      <w:proofErr w:type="gramEnd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id}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754BCB6" w14:textId="77777777" w:rsidR="00FA1F09" w:rsidRPr="00CD2481" w:rsidRDefault="00FA1F09" w:rsidP="00FA1F09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HTTP Method: GET</w:t>
      </w:r>
    </w:p>
    <w:p w14:paraId="6DFA8D4C" w14:textId="77777777" w:rsidR="00FA1F09" w:rsidRPr="00CD2481" w:rsidRDefault="00FA1F09" w:rsidP="00FA1F09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3AC7A11" w14:textId="25DCDBB2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017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2135"/>
        <w:gridCol w:w="2435"/>
        <w:gridCol w:w="2477"/>
      </w:tblGrid>
      <w:tr w:rsidR="00252D13" w:rsidRPr="00CD2481" w14:paraId="2DDBA338" w14:textId="77777777" w:rsidTr="00252D13">
        <w:trPr>
          <w:trHeight w:val="300"/>
        </w:trPr>
        <w:tc>
          <w:tcPr>
            <w:tcW w:w="970" w:type="dxa"/>
            <w:shd w:val="clear" w:color="auto" w:fill="0070C0"/>
            <w:hideMark/>
          </w:tcPr>
          <w:p w14:paraId="47041166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5" w:type="dxa"/>
            <w:shd w:val="clear" w:color="auto" w:fill="0070C0"/>
            <w:hideMark/>
          </w:tcPr>
          <w:p w14:paraId="021C5930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shd w:val="clear" w:color="auto" w:fill="0070C0"/>
            <w:hideMark/>
          </w:tcPr>
          <w:p w14:paraId="149645D4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shd w:val="clear" w:color="auto" w:fill="0070C0"/>
            <w:hideMark/>
          </w:tcPr>
          <w:p w14:paraId="6401A31E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252D13" w:rsidRPr="00CD2481" w14:paraId="4680C6BA" w14:textId="77777777" w:rsidTr="00252D13">
        <w:trPr>
          <w:trHeight w:val="300"/>
        </w:trPr>
        <w:tc>
          <w:tcPr>
            <w:tcW w:w="970" w:type="dxa"/>
            <w:hideMark/>
          </w:tcPr>
          <w:p w14:paraId="5E1175B5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5" w:type="dxa"/>
            <w:hideMark/>
          </w:tcPr>
          <w:p w14:paraId="5EDD7CD7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hideMark/>
          </w:tcPr>
          <w:p w14:paraId="720B2702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hideMark/>
          </w:tcPr>
          <w:p w14:paraId="30E46EF0" w14:textId="77777777" w:rsidR="00252D13" w:rsidRPr="00CD2481" w:rsidRDefault="00252D13" w:rsidP="00252D1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FHIR Patient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452B491" w14:textId="77777777" w:rsidR="00252D13" w:rsidRPr="00CD2481" w:rsidRDefault="00252D13" w:rsidP="00252D1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2EFD575" w14:textId="369AD36F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018FB576" w14:textId="77777777" w:rsidR="00F16536" w:rsidRPr="00CD2481" w:rsidRDefault="00F16536" w:rsidP="00F16536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AEAEAFB" w14:textId="0AE43610" w:rsidR="00F3613F" w:rsidRPr="00CD2481" w:rsidRDefault="00F16536" w:rsidP="00F16536">
      <w:pPr>
        <w:pStyle w:val="ListParagraph"/>
        <w:spacing w:after="0"/>
        <w:ind w:left="450"/>
        <w:textAlignment w:val="baseline"/>
        <w:rPr>
          <w:rFonts w:asciiTheme="minorHAnsi" w:eastAsia="Times New Roman" w:hAnsiTheme="minorHAnsi" w:cstheme="minorHAnsi"/>
          <w:sz w:val="18"/>
          <w:szCs w:val="18"/>
          <w:lang w:eastAsia="en-IN"/>
        </w:rPr>
      </w:pPr>
      <w:r w:rsidRPr="00CD2481">
        <w:rPr>
          <w:rFonts w:asciiTheme="minorHAnsi" w:eastAsia="Times New Roman" w:hAnsiTheme="minorHAnsi" w:cstheme="minorHAnsi"/>
          <w:lang w:val="en-US" w:eastAsia="en-IN"/>
        </w:rPr>
        <w:t xml:space="preserve">              </w:t>
      </w:r>
      <w:r w:rsidR="00F3613F" w:rsidRPr="00CD2481">
        <w:rPr>
          <w:rFonts w:asciiTheme="minorHAnsi" w:eastAsia="Times New Roman" w:hAnsiTheme="minorHAnsi" w:cstheme="minorHAnsi"/>
          <w:lang w:val="en-US" w:eastAsia="en-IN"/>
        </w:rPr>
        <w:t>{"resourceType":"Patient","id":"</w:t>
      </w:r>
      <w:proofErr w:type="gramStart"/>
      <w:r w:rsidR="00F3613F" w:rsidRPr="00CD2481">
        <w:rPr>
          <w:rFonts w:asciiTheme="minorHAnsi" w:eastAsia="Times New Roman" w:hAnsiTheme="minorHAnsi" w:cstheme="minorHAnsi"/>
          <w:lang w:val="en-US" w:eastAsia="en-IN"/>
        </w:rPr>
        <w:t>123"}</w:t>
      </w:r>
      <w:proofErr w:type="gramEnd"/>
      <w:r w:rsidR="00F3613F" w:rsidRPr="00CD2481">
        <w:rPr>
          <w:rFonts w:asciiTheme="minorHAnsi" w:eastAsia="Times New Roman" w:hAnsiTheme="minorHAnsi" w:cstheme="minorHAnsi"/>
          <w:lang w:eastAsia="en-IN"/>
        </w:rPr>
        <w:t> </w:t>
      </w:r>
    </w:p>
    <w:tbl>
      <w:tblPr>
        <w:tblW w:w="801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880"/>
        <w:gridCol w:w="3415"/>
      </w:tblGrid>
      <w:tr w:rsidR="00F3613F" w:rsidRPr="00CD2481" w14:paraId="0C0F7576" w14:textId="77777777" w:rsidTr="00F16536">
        <w:trPr>
          <w:trHeight w:val="300"/>
        </w:trPr>
        <w:tc>
          <w:tcPr>
            <w:tcW w:w="1715" w:type="dxa"/>
            <w:shd w:val="clear" w:color="auto" w:fill="0070C0"/>
            <w:hideMark/>
          </w:tcPr>
          <w:p w14:paraId="51458396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lastRenderedPageBreak/>
              <w:t>Name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shd w:val="clear" w:color="auto" w:fill="0070C0"/>
            <w:hideMark/>
          </w:tcPr>
          <w:p w14:paraId="72D5FA9D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Type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415" w:type="dxa"/>
            <w:shd w:val="clear" w:color="auto" w:fill="0070C0"/>
            <w:hideMark/>
          </w:tcPr>
          <w:p w14:paraId="15FC532C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Description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F3613F" w:rsidRPr="00CD2481" w14:paraId="52DFE1CB" w14:textId="77777777" w:rsidTr="00F16536">
        <w:trPr>
          <w:trHeight w:val="300"/>
        </w:trPr>
        <w:tc>
          <w:tcPr>
            <w:tcW w:w="1715" w:type="dxa"/>
            <w:hideMark/>
          </w:tcPr>
          <w:p w14:paraId="4819E55E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resourceType</w:t>
            </w:r>
            <w:proofErr w:type="spellEnd"/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24811527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String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415" w:type="dxa"/>
            <w:hideMark/>
          </w:tcPr>
          <w:p w14:paraId="07153005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FHIR resource type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F3613F" w:rsidRPr="00CD2481" w14:paraId="6FE2186B" w14:textId="77777777" w:rsidTr="00F16536">
        <w:trPr>
          <w:trHeight w:val="300"/>
        </w:trPr>
        <w:tc>
          <w:tcPr>
            <w:tcW w:w="1715" w:type="dxa"/>
            <w:hideMark/>
          </w:tcPr>
          <w:p w14:paraId="71E60880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id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20E11BF3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String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415" w:type="dxa"/>
            <w:hideMark/>
          </w:tcPr>
          <w:p w14:paraId="76FA0015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Patient ID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F3613F" w:rsidRPr="00CD2481" w14:paraId="5E1DB795" w14:textId="77777777" w:rsidTr="00F16536">
        <w:trPr>
          <w:trHeight w:val="300"/>
        </w:trPr>
        <w:tc>
          <w:tcPr>
            <w:tcW w:w="1715" w:type="dxa"/>
            <w:hideMark/>
          </w:tcPr>
          <w:p w14:paraId="4FCFA533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name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6C0177C2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Array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415" w:type="dxa"/>
            <w:hideMark/>
          </w:tcPr>
          <w:p w14:paraId="0F5C2C57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Patient name details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F3613F" w:rsidRPr="00CD2481" w14:paraId="0C9F0877" w14:textId="77777777" w:rsidTr="00F16536">
        <w:trPr>
          <w:trHeight w:val="300"/>
        </w:trPr>
        <w:tc>
          <w:tcPr>
            <w:tcW w:w="1715" w:type="dxa"/>
            <w:hideMark/>
          </w:tcPr>
          <w:p w14:paraId="3518AEE3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gender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0EFA198D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String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415" w:type="dxa"/>
            <w:hideMark/>
          </w:tcPr>
          <w:p w14:paraId="2BB2FCF5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Gender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  <w:tr w:rsidR="00F3613F" w:rsidRPr="00CD2481" w14:paraId="2EF0EEAD" w14:textId="77777777" w:rsidTr="00F16536">
        <w:trPr>
          <w:trHeight w:val="300"/>
        </w:trPr>
        <w:tc>
          <w:tcPr>
            <w:tcW w:w="1715" w:type="dxa"/>
            <w:hideMark/>
          </w:tcPr>
          <w:p w14:paraId="4C147F51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proofErr w:type="spellStart"/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birthDate</w:t>
            </w:r>
            <w:proofErr w:type="spellEnd"/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2880" w:type="dxa"/>
            <w:hideMark/>
          </w:tcPr>
          <w:p w14:paraId="49652835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Date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  <w:tc>
          <w:tcPr>
            <w:tcW w:w="3415" w:type="dxa"/>
            <w:hideMark/>
          </w:tcPr>
          <w:p w14:paraId="48C454AB" w14:textId="77777777" w:rsidR="00F3613F" w:rsidRPr="00CD2481" w:rsidRDefault="00F3613F" w:rsidP="00F3613F">
            <w:pPr>
              <w:spacing w:after="0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IN"/>
              </w:rPr>
            </w:pPr>
            <w:r w:rsidRPr="00CD2481">
              <w:rPr>
                <w:rFonts w:asciiTheme="minorHAnsi" w:eastAsia="Times New Roman" w:hAnsiTheme="minorHAnsi" w:cstheme="minorHAnsi"/>
                <w:lang w:val="en-US" w:eastAsia="en-IN"/>
              </w:rPr>
              <w:t>Date of birth</w:t>
            </w:r>
            <w:r w:rsidRPr="00CD2481">
              <w:rPr>
                <w:rFonts w:asciiTheme="minorHAnsi" w:eastAsia="Times New Roman" w:hAnsiTheme="minorHAnsi" w:cstheme="minorHAnsi"/>
                <w:lang w:eastAsia="en-IN"/>
              </w:rPr>
              <w:t> </w:t>
            </w:r>
          </w:p>
        </w:tc>
      </w:tr>
    </w:tbl>
    <w:p w14:paraId="63978C57" w14:textId="77777777" w:rsidR="00F3613F" w:rsidRPr="00CD2481" w:rsidRDefault="00F3613F" w:rsidP="00F3613F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10EC257" w14:textId="788364E0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783446B8" w14:textId="63300EA0" w:rsidR="0046383B" w:rsidRPr="00CD2481" w:rsidRDefault="0046383B" w:rsidP="0048119D">
      <w:pPr>
        <w:pStyle w:val="paragraph"/>
        <w:numPr>
          <w:ilvl w:val="4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request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889E7A6" w14:textId="45AE0550" w:rsidR="0046383B" w:rsidRPr="00CD2481" w:rsidRDefault="0046383B" w:rsidP="0048119D">
      <w:pPr>
        <w:pStyle w:val="paragraph"/>
        <w:numPr>
          <w:ilvl w:val="4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Call FHIR server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D8886E0" w14:textId="400EAB33" w:rsidR="0046383B" w:rsidRPr="00CD2481" w:rsidRDefault="0046383B" w:rsidP="0048119D">
      <w:pPr>
        <w:pStyle w:val="paragraph"/>
        <w:numPr>
          <w:ilvl w:val="4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Transform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9AB025C" w14:textId="2DC7D0A9" w:rsidR="0046383B" w:rsidRPr="00CD2481" w:rsidRDefault="0046383B" w:rsidP="0048119D">
      <w:pPr>
        <w:pStyle w:val="paragraph"/>
        <w:numPr>
          <w:ilvl w:val="4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Return to core services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E078DBE" w14:textId="77777777" w:rsidR="00946CDF" w:rsidRPr="00CD2481" w:rsidRDefault="00946CDF" w:rsidP="00946CDF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8D90146" w14:textId="28B67700" w:rsidR="00946CDF" w:rsidRPr="00CD2481" w:rsidRDefault="00D04D0A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FHIR Observation API</w:t>
      </w:r>
    </w:p>
    <w:p w14:paraId="084FC522" w14:textId="77777777" w:rsidR="0088652C" w:rsidRPr="00CD2481" w:rsidRDefault="0088652C" w:rsidP="0088652C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External FHIR Server Base URL: https://fhir-provider.com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74A50FC" w14:textId="77777777" w:rsidR="0088652C" w:rsidRPr="00CD2481" w:rsidRDefault="0088652C" w:rsidP="0088652C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URI: /</w:t>
      </w:r>
      <w:proofErr w:type="spellStart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Observation?patient</w:t>
      </w:r>
      <w:proofErr w:type="spellEnd"/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={id}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911D71E" w14:textId="77777777" w:rsidR="0088652C" w:rsidRPr="00CD2481" w:rsidRDefault="0088652C" w:rsidP="0088652C">
      <w:pPr>
        <w:pStyle w:val="paragraph"/>
        <w:spacing w:before="0" w:beforeAutospacing="0" w:after="0" w:afterAutospacing="0"/>
        <w:ind w:left="1092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HTTP Method: GET</w:t>
      </w:r>
    </w:p>
    <w:p w14:paraId="480D88C0" w14:textId="77777777" w:rsidR="00D04D0A" w:rsidRPr="00CD2481" w:rsidRDefault="00D04D0A" w:rsidP="00D04D0A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07B99DC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557" w:type="dxa"/>
        <w:tblInd w:w="6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1984"/>
        <w:gridCol w:w="2435"/>
        <w:gridCol w:w="2477"/>
      </w:tblGrid>
      <w:tr w:rsidR="00612403" w:rsidRPr="00CD2481" w14:paraId="40732419" w14:textId="77777777" w:rsidTr="00784667">
        <w:trPr>
          <w:trHeight w:val="30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7648511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651A748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58B4149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A5455F9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12403" w:rsidRPr="00CD2481" w14:paraId="1A09BC66" w14:textId="77777777" w:rsidTr="00784667">
        <w:trPr>
          <w:trHeight w:val="30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A97A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E715B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8734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92E2" w14:textId="77777777" w:rsidR="00612403" w:rsidRPr="00CD2481" w:rsidRDefault="00612403" w:rsidP="0061240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CC10D17" w14:textId="77777777" w:rsidR="0088652C" w:rsidRPr="00CD2481" w:rsidRDefault="0088652C" w:rsidP="0088652C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DC8D870" w14:textId="13205240" w:rsidR="009055EA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4DF44365" w14:textId="67CDC3AB" w:rsidR="009055EA" w:rsidRPr="00CD2481" w:rsidRDefault="009C6B4C" w:rsidP="009C6B4C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</w:t>
      </w:r>
      <w:r w:rsidR="00784667" w:rsidRPr="00CD2481">
        <w:rPr>
          <w:rFonts w:asciiTheme="minorHAnsi" w:hAnsiTheme="minorHAnsi" w:cstheme="minorHAnsi"/>
          <w:lang w:val="en-US"/>
        </w:rPr>
        <w:t xml:space="preserve">    </w:t>
      </w:r>
      <w:r w:rsidRPr="00CD2481">
        <w:rPr>
          <w:rFonts w:asciiTheme="minorHAnsi" w:hAnsiTheme="minorHAnsi" w:cstheme="minorHAnsi"/>
          <w:lang w:val="en-US"/>
        </w:rPr>
        <w:t xml:space="preserve">    </w:t>
      </w:r>
      <w:r w:rsidR="009055EA"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="009055EA" w:rsidRPr="00CD2481">
        <w:rPr>
          <w:rFonts w:asciiTheme="minorHAnsi" w:hAnsiTheme="minorHAnsi" w:cstheme="minorHAnsi"/>
          <w:lang w:val="en-US"/>
        </w:rPr>
        <w:t>resourceType</w:t>
      </w:r>
      <w:proofErr w:type="spellEnd"/>
      <w:r w:rsidR="009055EA" w:rsidRPr="00CD2481">
        <w:rPr>
          <w:rFonts w:asciiTheme="minorHAnsi" w:hAnsiTheme="minorHAnsi" w:cstheme="minorHAnsi"/>
          <w:lang w:val="en-US"/>
        </w:rPr>
        <w:t>":"</w:t>
      </w:r>
      <w:proofErr w:type="spellStart"/>
      <w:r w:rsidR="009055EA" w:rsidRPr="00CD2481">
        <w:rPr>
          <w:rFonts w:asciiTheme="minorHAnsi" w:hAnsiTheme="minorHAnsi" w:cstheme="minorHAnsi"/>
          <w:lang w:val="en-US"/>
        </w:rPr>
        <w:t>Bundle","entry</w:t>
      </w:r>
      <w:proofErr w:type="spellEnd"/>
      <w:proofErr w:type="gramStart"/>
      <w:r w:rsidR="009055EA" w:rsidRPr="00CD2481">
        <w:rPr>
          <w:rFonts w:asciiTheme="minorHAnsi" w:hAnsiTheme="minorHAnsi" w:cstheme="minorHAnsi"/>
          <w:lang w:val="en-US"/>
        </w:rPr>
        <w:t>":[</w:t>
      </w:r>
      <w:proofErr w:type="gramEnd"/>
      <w:r w:rsidR="009055EA" w:rsidRPr="00CD2481">
        <w:rPr>
          <w:rFonts w:asciiTheme="minorHAnsi" w:hAnsiTheme="minorHAnsi" w:cstheme="minorHAnsi"/>
          <w:lang w:val="en-US"/>
        </w:rPr>
        <w:t>]}</w:t>
      </w:r>
      <w:r w:rsidR="009055EA" w:rsidRPr="00CD2481">
        <w:rPr>
          <w:rFonts w:asciiTheme="minorHAnsi" w:hAnsiTheme="minorHAnsi" w:cstheme="minorHAnsi"/>
        </w:rPr>
        <w:t> </w:t>
      </w:r>
    </w:p>
    <w:tbl>
      <w:tblPr>
        <w:tblW w:w="8550" w:type="dxa"/>
        <w:tblInd w:w="6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2780"/>
        <w:gridCol w:w="3373"/>
      </w:tblGrid>
      <w:tr w:rsidR="009055EA" w:rsidRPr="00CD2481" w14:paraId="01D69C78" w14:textId="77777777" w:rsidTr="00784667">
        <w:trPr>
          <w:trHeight w:val="300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ECA5927" w14:textId="77777777" w:rsidR="009055EA" w:rsidRPr="00CD2481" w:rsidRDefault="009055EA" w:rsidP="009055E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3CAF061" w14:textId="77777777" w:rsidR="009055EA" w:rsidRPr="00CD2481" w:rsidRDefault="009055EA" w:rsidP="009055E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B749075" w14:textId="77777777" w:rsidR="009055EA" w:rsidRPr="00CD2481" w:rsidRDefault="009055EA" w:rsidP="009055EA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055EA" w:rsidRPr="00CD2481" w14:paraId="2D5A2118" w14:textId="77777777" w:rsidTr="00784667">
        <w:trPr>
          <w:trHeight w:val="300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D5168" w14:textId="77777777" w:rsidR="009055EA" w:rsidRPr="00CD2481" w:rsidRDefault="009055EA" w:rsidP="009055E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resourceType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C3E5" w14:textId="77777777" w:rsidR="009055EA" w:rsidRPr="00CD2481" w:rsidRDefault="009055EA" w:rsidP="009055E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0131C" w14:textId="77777777" w:rsidR="009055EA" w:rsidRPr="00CD2481" w:rsidRDefault="009055EA" w:rsidP="009055E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FHIR resource 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055EA" w:rsidRPr="00CD2481" w14:paraId="746DAD39" w14:textId="77777777" w:rsidTr="00784667">
        <w:trPr>
          <w:trHeight w:val="300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5C60" w14:textId="77777777" w:rsidR="009055EA" w:rsidRPr="00CD2481" w:rsidRDefault="009055EA" w:rsidP="009055E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entry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B3BB" w14:textId="77777777" w:rsidR="009055EA" w:rsidRPr="00CD2481" w:rsidRDefault="009055EA" w:rsidP="009055E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D34B" w14:textId="77777777" w:rsidR="009055EA" w:rsidRPr="00CD2481" w:rsidRDefault="009055EA" w:rsidP="009055E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Observation list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9C7A4FF" w14:textId="77777777" w:rsidR="009055EA" w:rsidRPr="00CD2481" w:rsidRDefault="009055EA" w:rsidP="009055E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20B5F0A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590DE120" w14:textId="6FE55E51" w:rsidR="008F3626" w:rsidRPr="00CD2481" w:rsidRDefault="008F3626" w:rsidP="008F3626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9420A8B" w14:textId="0D899CA5" w:rsidR="008F3626" w:rsidRPr="00CD2481" w:rsidRDefault="008F3626" w:rsidP="0048119D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patient</w:t>
      </w:r>
      <w:r w:rsidRPr="00CD2481">
        <w:rPr>
          <w:rFonts w:asciiTheme="minorHAnsi" w:hAnsiTheme="minorHAnsi" w:cstheme="minorHAnsi"/>
        </w:rPr>
        <w:t> </w:t>
      </w:r>
    </w:p>
    <w:p w14:paraId="459B36A2" w14:textId="734B1B36" w:rsidR="008F3626" w:rsidRPr="00CD2481" w:rsidRDefault="008F3626" w:rsidP="0048119D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observations</w:t>
      </w:r>
      <w:r w:rsidRPr="00CD2481">
        <w:rPr>
          <w:rFonts w:asciiTheme="minorHAnsi" w:hAnsiTheme="minorHAnsi" w:cstheme="minorHAnsi"/>
        </w:rPr>
        <w:t> </w:t>
      </w:r>
    </w:p>
    <w:p w14:paraId="6E8BD145" w14:textId="235FEC71" w:rsidR="008F3626" w:rsidRPr="00CD2481" w:rsidRDefault="008F3626" w:rsidP="0048119D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Normalize data</w:t>
      </w:r>
      <w:r w:rsidRPr="00CD2481">
        <w:rPr>
          <w:rFonts w:asciiTheme="minorHAnsi" w:hAnsiTheme="minorHAnsi" w:cstheme="minorHAnsi"/>
        </w:rPr>
        <w:t> </w:t>
      </w:r>
    </w:p>
    <w:p w14:paraId="04E83DE7" w14:textId="31FE6E6A" w:rsidR="008F3626" w:rsidRPr="00CD2481" w:rsidRDefault="008F3626" w:rsidP="0048119D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</w:p>
    <w:p w14:paraId="4A491370" w14:textId="77777777" w:rsidR="00946CDF" w:rsidRPr="00CD2481" w:rsidRDefault="00946CDF" w:rsidP="00946CD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62A3A12" w14:textId="6AB5703E" w:rsidR="00946CDF" w:rsidRPr="00CD2481" w:rsidRDefault="00D66645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Push Care Plan to EHR</w:t>
      </w:r>
      <w:r w:rsidR="00A75819" w:rsidRPr="00CD2481">
        <w:rPr>
          <w:rFonts w:asciiTheme="minorHAnsi" w:hAnsiTheme="minorHAnsi" w:cstheme="minorHAnsi"/>
          <w:b/>
          <w:bCs/>
        </w:rPr>
        <w:t xml:space="preserve"> API</w:t>
      </w:r>
    </w:p>
    <w:p w14:paraId="5401CAC8" w14:textId="77777777" w:rsidR="00A75819" w:rsidRPr="00CD2481" w:rsidRDefault="00A75819" w:rsidP="00A75819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5501F4D" w14:textId="77777777" w:rsidR="00D66645" w:rsidRPr="00CD2481" w:rsidRDefault="00D66645" w:rsidP="00D6664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External FHIR Base URL: https://fhir-provider.com</w:t>
      </w:r>
      <w:r w:rsidRPr="00CD2481">
        <w:rPr>
          <w:rFonts w:asciiTheme="minorHAnsi" w:hAnsiTheme="minorHAnsi" w:cstheme="minorHAnsi"/>
        </w:rPr>
        <w:t> </w:t>
      </w:r>
    </w:p>
    <w:p w14:paraId="0DCD8206" w14:textId="77777777" w:rsidR="00D66645" w:rsidRPr="00CD2481" w:rsidRDefault="00D66645" w:rsidP="00D6664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fhir</w:t>
      </w:r>
      <w:proofErr w:type="spellEnd"/>
      <w:r w:rsidRPr="00CD2481">
        <w:rPr>
          <w:rFonts w:asciiTheme="minorHAnsi" w:hAnsiTheme="minorHAnsi" w:cstheme="minorHAnsi"/>
          <w:lang w:val="en-US"/>
        </w:rPr>
        <w:t>/</w:t>
      </w:r>
      <w:proofErr w:type="spellStart"/>
      <w:r w:rsidRPr="00CD2481">
        <w:rPr>
          <w:rFonts w:asciiTheme="minorHAnsi" w:hAnsiTheme="minorHAnsi" w:cstheme="minorHAnsi"/>
          <w:lang w:val="en-US"/>
        </w:rPr>
        <w:t>CarePlan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2001EABC" w14:textId="77777777" w:rsidR="00D66645" w:rsidRPr="00CD2481" w:rsidRDefault="00D66645" w:rsidP="00D6664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Method: POST</w:t>
      </w:r>
      <w:r w:rsidRPr="00CD2481">
        <w:rPr>
          <w:rFonts w:asciiTheme="minorHAnsi" w:hAnsiTheme="minorHAnsi" w:cstheme="minorHAnsi"/>
        </w:rPr>
        <w:t> </w:t>
      </w:r>
    </w:p>
    <w:p w14:paraId="558E5956" w14:textId="77777777" w:rsidR="00A75819" w:rsidRPr="00CD2481" w:rsidRDefault="00A75819" w:rsidP="00A75819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B759E11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1892ED0B" w14:textId="77777777" w:rsidR="00D34773" w:rsidRPr="00CD2481" w:rsidRDefault="00D34773" w:rsidP="00D3477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6E06E925" w14:textId="77777777" w:rsidR="00045047" w:rsidRPr="00CD2481" w:rsidRDefault="00045047" w:rsidP="00045047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lastRenderedPageBreak/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resourceType</w:t>
      </w:r>
      <w:proofErr w:type="spellEnd"/>
      <w:r w:rsidRPr="00CD2481">
        <w:rPr>
          <w:rFonts w:asciiTheme="minorHAnsi" w:hAnsiTheme="minorHAnsi" w:cstheme="minorHAnsi"/>
          <w:lang w:val="en-US"/>
        </w:rPr>
        <w:t>":"</w:t>
      </w:r>
      <w:proofErr w:type="spellStart"/>
      <w:proofErr w:type="gramStart"/>
      <w:r w:rsidRPr="00CD2481">
        <w:rPr>
          <w:rFonts w:asciiTheme="minorHAnsi" w:hAnsiTheme="minorHAnsi" w:cstheme="minorHAnsi"/>
          <w:lang w:val="en-US"/>
        </w:rPr>
        <w:t>CarePlan</w:t>
      </w:r>
      <w:proofErr w:type="spellEnd"/>
      <w:r w:rsidRPr="00CD2481">
        <w:rPr>
          <w:rFonts w:asciiTheme="minorHAnsi" w:hAnsiTheme="minorHAnsi" w:cstheme="minorHAnsi"/>
          <w:lang w:val="en-US"/>
        </w:rPr>
        <w:t>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107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2136"/>
        <w:gridCol w:w="2264"/>
        <w:gridCol w:w="2303"/>
      </w:tblGrid>
      <w:tr w:rsidR="00045047" w:rsidRPr="00CD2481" w14:paraId="4662D833" w14:textId="77777777" w:rsidTr="00045047">
        <w:trPr>
          <w:trHeight w:val="30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A2B3392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66616B9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58270E8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8322283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45047" w:rsidRPr="00CD2481" w14:paraId="1123FF62" w14:textId="77777777" w:rsidTr="00045047">
        <w:trPr>
          <w:trHeight w:val="30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09D9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resourceType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A432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EE3F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F029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CarePlan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45047" w:rsidRPr="00CD2481" w14:paraId="11801C2F" w14:textId="77777777" w:rsidTr="00045047">
        <w:trPr>
          <w:trHeight w:val="30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905B4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subject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9F95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Reference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0520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868FB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45047" w:rsidRPr="00CD2481" w14:paraId="19B32E11" w14:textId="77777777" w:rsidTr="00045047">
        <w:trPr>
          <w:trHeight w:val="30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F6FC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1F6E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786F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FA03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Plan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45047" w:rsidRPr="00CD2481" w14:paraId="4DFEE1C1" w14:textId="77777777" w:rsidTr="00045047">
        <w:trPr>
          <w:trHeight w:val="30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0816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activity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1F986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7918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891D2" w14:textId="77777777" w:rsidR="00045047" w:rsidRPr="00CD2481" w:rsidRDefault="00045047" w:rsidP="00045047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Activities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7FFFC35" w14:textId="77777777" w:rsidR="00D34773" w:rsidRPr="00CD2481" w:rsidRDefault="00D34773" w:rsidP="00D3477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A3DC93E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1BB29D4B" w14:textId="77777777" w:rsidR="00726483" w:rsidRPr="00CD2481" w:rsidRDefault="00726483" w:rsidP="0072648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A033409" w14:textId="77777777" w:rsidR="000769C5" w:rsidRPr="00CD2481" w:rsidRDefault="000769C5" w:rsidP="000769C5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{"status":"success","id":"</w:t>
      </w:r>
      <w:proofErr w:type="gramStart"/>
      <w:r w:rsidRPr="00CD2481">
        <w:rPr>
          <w:rFonts w:asciiTheme="minorHAnsi" w:hAnsiTheme="minorHAnsi" w:cstheme="minorHAnsi"/>
          <w:lang w:val="en-US"/>
        </w:rPr>
        <w:t>123"}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100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2725"/>
        <w:gridCol w:w="3439"/>
      </w:tblGrid>
      <w:tr w:rsidR="000769C5" w:rsidRPr="00CD2481" w14:paraId="5CD80A47" w14:textId="77777777" w:rsidTr="000769C5">
        <w:trPr>
          <w:trHeight w:val="300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7F0154F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06E61F2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5B0707C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769C5" w:rsidRPr="00CD2481" w14:paraId="584B808C" w14:textId="77777777" w:rsidTr="000769C5">
        <w:trPr>
          <w:trHeight w:val="300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F3FB3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A42C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0647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Operation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769C5" w:rsidRPr="00CD2481" w14:paraId="3A25DEC9" w14:textId="77777777" w:rsidTr="000769C5">
        <w:trPr>
          <w:trHeight w:val="300"/>
        </w:trPr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61E2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11F1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012C" w14:textId="77777777" w:rsidR="000769C5" w:rsidRPr="00CD2481" w:rsidRDefault="000769C5" w:rsidP="000769C5">
            <w:pPr>
              <w:pStyle w:val="ListParagraph"/>
              <w:ind w:left="1278"/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Resource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5162C89" w14:textId="77777777" w:rsidR="00726483" w:rsidRPr="00CD2481" w:rsidRDefault="00726483" w:rsidP="0072648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F5E2BE9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5ED0730A" w14:textId="77777777" w:rsidR="00AF183A" w:rsidRPr="00CD2481" w:rsidRDefault="00AF183A" w:rsidP="00AF183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6C27177" w14:textId="3AB02EB2" w:rsidR="00AF183A" w:rsidRPr="00CD2481" w:rsidRDefault="00AF183A" w:rsidP="0048119D">
      <w:pPr>
        <w:pStyle w:val="ListParagraph"/>
        <w:numPr>
          <w:ilvl w:val="1"/>
          <w:numId w:val="3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 FHIR payload</w:t>
      </w:r>
      <w:r w:rsidRPr="00CD2481">
        <w:rPr>
          <w:rFonts w:asciiTheme="minorHAnsi" w:hAnsiTheme="minorHAnsi" w:cstheme="minorHAnsi"/>
        </w:rPr>
        <w:t> </w:t>
      </w:r>
    </w:p>
    <w:p w14:paraId="0C87BA0D" w14:textId="13FC3563" w:rsidR="00AF183A" w:rsidRPr="00CD2481" w:rsidRDefault="00AF183A" w:rsidP="0048119D">
      <w:pPr>
        <w:pStyle w:val="ListParagraph"/>
        <w:numPr>
          <w:ilvl w:val="1"/>
          <w:numId w:val="3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Send to EHR</w:t>
      </w:r>
      <w:r w:rsidRPr="00CD2481">
        <w:rPr>
          <w:rFonts w:asciiTheme="minorHAnsi" w:hAnsiTheme="minorHAnsi" w:cstheme="minorHAnsi"/>
        </w:rPr>
        <w:t> </w:t>
      </w:r>
    </w:p>
    <w:p w14:paraId="4DF933B4" w14:textId="4D98DED2" w:rsidR="00AF183A" w:rsidRPr="00CD2481" w:rsidRDefault="00AF183A" w:rsidP="0048119D">
      <w:pPr>
        <w:pStyle w:val="ListParagraph"/>
        <w:numPr>
          <w:ilvl w:val="1"/>
          <w:numId w:val="3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Handle response</w:t>
      </w:r>
      <w:r w:rsidRPr="00CD2481">
        <w:rPr>
          <w:rFonts w:asciiTheme="minorHAnsi" w:hAnsiTheme="minorHAnsi" w:cstheme="minorHAnsi"/>
        </w:rPr>
        <w:t> </w:t>
      </w:r>
    </w:p>
    <w:p w14:paraId="6C4155F5" w14:textId="7CA8FF8B" w:rsidR="00AF183A" w:rsidRPr="00CD2481" w:rsidRDefault="00AF183A" w:rsidP="0048119D">
      <w:pPr>
        <w:pStyle w:val="ListParagraph"/>
        <w:numPr>
          <w:ilvl w:val="1"/>
          <w:numId w:val="35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Persist mapping</w:t>
      </w:r>
      <w:r w:rsidRPr="00CD2481">
        <w:rPr>
          <w:rFonts w:asciiTheme="minorHAnsi" w:hAnsiTheme="minorHAnsi" w:cstheme="minorHAnsi"/>
        </w:rPr>
        <w:t> </w:t>
      </w:r>
    </w:p>
    <w:p w14:paraId="35AF0186" w14:textId="77777777" w:rsidR="00AF183A" w:rsidRPr="00CD2481" w:rsidRDefault="00AF183A" w:rsidP="00AF183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E6FA0B9" w14:textId="77777777" w:rsidR="00946CDF" w:rsidRPr="00CD2481" w:rsidRDefault="00946CDF" w:rsidP="00946CD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362E310" w14:textId="09EAE2E1" w:rsidR="00946CDF" w:rsidRPr="00CD2481" w:rsidRDefault="00586CC9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Send telemetry data</w:t>
      </w:r>
    </w:p>
    <w:p w14:paraId="3F3238B0" w14:textId="77777777" w:rsidR="00823DD7" w:rsidRPr="00CD2481" w:rsidRDefault="00823DD7" w:rsidP="00823DD7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61FCC5F" w14:textId="77777777" w:rsidR="00823DD7" w:rsidRPr="00CD2481" w:rsidRDefault="00823DD7" w:rsidP="00823DD7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iot</w:t>
      </w:r>
      <w:proofErr w:type="spellEnd"/>
      <w:r w:rsidRPr="00CD2481">
        <w:rPr>
          <w:rFonts w:asciiTheme="minorHAnsi" w:hAnsiTheme="minorHAnsi" w:cstheme="minorHAnsi"/>
          <w:lang w:val="en-US"/>
        </w:rPr>
        <w:t>/</w:t>
      </w:r>
      <w:proofErr w:type="gramStart"/>
      <w:r w:rsidRPr="00CD2481">
        <w:rPr>
          <w:rFonts w:asciiTheme="minorHAnsi" w:hAnsiTheme="minorHAnsi" w:cstheme="minorHAnsi"/>
          <w:lang w:val="en-US"/>
        </w:rPr>
        <w:t>devices/{</w:t>
      </w:r>
      <w:proofErr w:type="spellStart"/>
      <w:r w:rsidRPr="00CD2481">
        <w:rPr>
          <w:rFonts w:asciiTheme="minorHAnsi" w:hAnsiTheme="minorHAnsi" w:cstheme="minorHAnsi"/>
          <w:lang w:val="en-US"/>
        </w:rPr>
        <w:t>deviceId</w:t>
      </w:r>
      <w:proofErr w:type="spellEnd"/>
      <w:r w:rsidRPr="00CD2481">
        <w:rPr>
          <w:rFonts w:asciiTheme="minorHAnsi" w:hAnsiTheme="minorHAnsi" w:cstheme="minorHAnsi"/>
          <w:lang w:val="en-US"/>
        </w:rPr>
        <w:t>}/</w:t>
      </w:r>
      <w:proofErr w:type="gramEnd"/>
      <w:r w:rsidRPr="00CD2481">
        <w:rPr>
          <w:rFonts w:asciiTheme="minorHAnsi" w:hAnsiTheme="minorHAnsi" w:cstheme="minorHAnsi"/>
          <w:lang w:val="en-US"/>
        </w:rPr>
        <w:t>messages/events</w:t>
      </w:r>
      <w:r w:rsidRPr="00CD2481">
        <w:rPr>
          <w:rFonts w:asciiTheme="minorHAnsi" w:hAnsiTheme="minorHAnsi" w:cstheme="minorHAnsi"/>
        </w:rPr>
        <w:t> </w:t>
      </w:r>
    </w:p>
    <w:p w14:paraId="0CF00074" w14:textId="77777777" w:rsidR="00823DD7" w:rsidRPr="00CD2481" w:rsidRDefault="00823DD7" w:rsidP="00823DD7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Method: POST</w:t>
      </w:r>
      <w:r w:rsidRPr="00CD2481">
        <w:rPr>
          <w:rFonts w:asciiTheme="minorHAnsi" w:hAnsiTheme="minorHAnsi" w:cstheme="minorHAnsi"/>
        </w:rPr>
        <w:t> </w:t>
      </w:r>
    </w:p>
    <w:p w14:paraId="41D7B14C" w14:textId="77777777" w:rsidR="00823DD7" w:rsidRPr="00CD2481" w:rsidRDefault="00823DD7" w:rsidP="00823DD7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91673C7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3A921861" w14:textId="77777777" w:rsidR="006C3312" w:rsidRPr="00CD2481" w:rsidRDefault="006C3312" w:rsidP="006C3312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4E0C747" w14:textId="1836A927" w:rsidR="006C3312" w:rsidRPr="00CD2481" w:rsidRDefault="00D121F1" w:rsidP="00D121F1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 xml:space="preserve">                 </w:t>
      </w:r>
      <w:r w:rsidR="006C3312" w:rsidRPr="00CD2481">
        <w:rPr>
          <w:rFonts w:asciiTheme="minorHAnsi" w:hAnsiTheme="minorHAnsi" w:cstheme="minorHAnsi"/>
          <w:lang w:val="en-US"/>
        </w:rPr>
        <w:t>{"deviceId":"dev001","payload</w:t>
      </w:r>
      <w:proofErr w:type="gramStart"/>
      <w:r w:rsidR="006C3312" w:rsidRPr="00CD2481">
        <w:rPr>
          <w:rFonts w:asciiTheme="minorHAnsi" w:hAnsiTheme="minorHAnsi" w:cstheme="minorHAnsi"/>
          <w:lang w:val="en-US"/>
        </w:rPr>
        <w:t>":{</w:t>
      </w:r>
      <w:proofErr w:type="gramEnd"/>
      <w:r w:rsidR="006C3312" w:rsidRPr="00CD2481">
        <w:rPr>
          <w:rFonts w:asciiTheme="minorHAnsi" w:hAnsiTheme="minorHAnsi" w:cstheme="minorHAnsi"/>
          <w:lang w:val="en-US"/>
        </w:rPr>
        <w:t>"temp":25}}</w:t>
      </w:r>
      <w:r w:rsidR="006C3312" w:rsidRPr="00CD2481">
        <w:rPr>
          <w:rFonts w:asciiTheme="minorHAnsi" w:hAnsiTheme="minorHAnsi" w:cstheme="minorHAnsi"/>
        </w:rPr>
        <w:t> </w:t>
      </w:r>
    </w:p>
    <w:tbl>
      <w:tblPr>
        <w:tblW w:w="8197" w:type="dxa"/>
        <w:tblInd w:w="9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2014"/>
        <w:gridCol w:w="2133"/>
        <w:gridCol w:w="2950"/>
      </w:tblGrid>
      <w:tr w:rsidR="006C3312" w:rsidRPr="00CD2481" w14:paraId="5761AF86" w14:textId="77777777" w:rsidTr="006C3312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E49EB3F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4D2C4DA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4D6A780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9E4BE33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C3312" w:rsidRPr="00CD2481" w14:paraId="2273E982" w14:textId="77777777" w:rsidTr="006C3312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9167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deviceId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0193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2020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1630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Unique device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C3312" w:rsidRPr="00CD2481" w14:paraId="657BDF67" w14:textId="77777777" w:rsidTr="006C3312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F14C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timestamp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DEFB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0C04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BE35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Event timestamp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C3312" w:rsidRPr="00CD2481" w14:paraId="0667C218" w14:textId="77777777" w:rsidTr="006C3312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5ED6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3194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BB94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FB2D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Telemetry data payload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C3312" w:rsidRPr="00CD2481" w14:paraId="592CD6CE" w14:textId="77777777" w:rsidTr="006C3312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D6E7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messageId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40FF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C51C1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07CB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Unique message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C3312" w:rsidRPr="00CD2481" w14:paraId="2A22E91C" w14:textId="77777777" w:rsidTr="006C3312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716F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properties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6593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7F5D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C6CA" w14:textId="77777777" w:rsidR="006C3312" w:rsidRPr="00CD2481" w:rsidRDefault="006C3312" w:rsidP="006C3312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Additional metadata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23361B1" w14:textId="77777777" w:rsidR="006C3312" w:rsidRPr="00CD2481" w:rsidRDefault="006C3312" w:rsidP="006C3312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D646D10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4BD85977" w14:textId="224ED86D" w:rsidR="00535D5B" w:rsidRPr="00CD2481" w:rsidRDefault="00F45C05" w:rsidP="00F45C05">
      <w:p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lastRenderedPageBreak/>
        <w:t xml:space="preserve">                 </w:t>
      </w:r>
      <w:r w:rsidR="00535D5B"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="00535D5B" w:rsidRPr="00CD2481">
        <w:rPr>
          <w:rFonts w:asciiTheme="minorHAnsi" w:hAnsiTheme="minorHAnsi" w:cstheme="minorHAnsi"/>
          <w:lang w:val="en-US"/>
        </w:rPr>
        <w:t>status":"</w:t>
      </w:r>
      <w:proofErr w:type="gramStart"/>
      <w:r w:rsidR="00535D5B" w:rsidRPr="00CD2481">
        <w:rPr>
          <w:rFonts w:asciiTheme="minorHAnsi" w:hAnsiTheme="minorHAnsi" w:cstheme="minorHAnsi"/>
          <w:lang w:val="en-US"/>
        </w:rPr>
        <w:t>accepted</w:t>
      </w:r>
      <w:proofErr w:type="spellEnd"/>
      <w:r w:rsidR="00535D5B" w:rsidRPr="00CD2481">
        <w:rPr>
          <w:rFonts w:asciiTheme="minorHAnsi" w:hAnsiTheme="minorHAnsi" w:cstheme="minorHAnsi"/>
          <w:lang w:val="en-US"/>
        </w:rPr>
        <w:t>"}</w:t>
      </w:r>
      <w:proofErr w:type="gramEnd"/>
      <w:r w:rsidR="00535D5B" w:rsidRPr="00CD2481">
        <w:rPr>
          <w:rFonts w:asciiTheme="minorHAnsi" w:hAnsiTheme="minorHAnsi" w:cstheme="minorHAnsi"/>
        </w:rPr>
        <w:t> </w:t>
      </w:r>
    </w:p>
    <w:tbl>
      <w:tblPr>
        <w:tblW w:w="8280" w:type="dxa"/>
        <w:tblInd w:w="9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2446"/>
        <w:gridCol w:w="3458"/>
      </w:tblGrid>
      <w:tr w:rsidR="00535D5B" w:rsidRPr="00CD2481" w14:paraId="58F59BEF" w14:textId="77777777" w:rsidTr="00535D5B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5ED0E69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24EA65D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E511DEC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535D5B" w:rsidRPr="00CD2481" w14:paraId="1C164846" w14:textId="77777777" w:rsidTr="00535D5B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F850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02C3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A351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Processing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535D5B" w:rsidRPr="00CD2481" w14:paraId="71BCF5BC" w14:textId="77777777" w:rsidTr="00535D5B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F63D9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messageId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3B13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0710" w14:textId="77777777" w:rsidR="00535D5B" w:rsidRPr="00CD2481" w:rsidRDefault="00535D5B" w:rsidP="00535D5B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Acknowledged message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DD956C3" w14:textId="77777777" w:rsidR="00535D5B" w:rsidRPr="00CD2481" w:rsidRDefault="00535D5B" w:rsidP="00535D5B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0B8DB7F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43A3F821" w14:textId="77777777" w:rsidR="00FE6DE6" w:rsidRPr="00CD2481" w:rsidRDefault="00FE6DE6" w:rsidP="00FE6DE6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B7197F1" w14:textId="39E91E89" w:rsidR="00FE6DE6" w:rsidRPr="00CD2481" w:rsidRDefault="00FE6DE6" w:rsidP="0048119D">
      <w:pPr>
        <w:pStyle w:val="ListParagraph"/>
        <w:numPr>
          <w:ilvl w:val="1"/>
          <w:numId w:val="3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device</w:t>
      </w:r>
      <w:r w:rsidRPr="00CD2481">
        <w:rPr>
          <w:rFonts w:asciiTheme="minorHAnsi" w:hAnsiTheme="minorHAnsi" w:cstheme="minorHAnsi"/>
        </w:rPr>
        <w:t> </w:t>
      </w:r>
    </w:p>
    <w:p w14:paraId="3FDED311" w14:textId="3F453F11" w:rsidR="00FE6DE6" w:rsidRPr="00CD2481" w:rsidRDefault="00FE6DE6" w:rsidP="0048119D">
      <w:pPr>
        <w:pStyle w:val="ListParagraph"/>
        <w:numPr>
          <w:ilvl w:val="1"/>
          <w:numId w:val="3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Authenticate device</w:t>
      </w:r>
      <w:r w:rsidRPr="00CD2481">
        <w:rPr>
          <w:rFonts w:asciiTheme="minorHAnsi" w:hAnsiTheme="minorHAnsi" w:cstheme="minorHAnsi"/>
        </w:rPr>
        <w:t> </w:t>
      </w:r>
    </w:p>
    <w:p w14:paraId="6253F6D6" w14:textId="5E914C16" w:rsidR="00FE6DE6" w:rsidRPr="00CD2481" w:rsidRDefault="00FE6DE6" w:rsidP="0048119D">
      <w:pPr>
        <w:pStyle w:val="ListParagraph"/>
        <w:numPr>
          <w:ilvl w:val="1"/>
          <w:numId w:val="3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Ingest telemetry</w:t>
      </w:r>
      <w:r w:rsidRPr="00CD2481">
        <w:rPr>
          <w:rFonts w:asciiTheme="minorHAnsi" w:hAnsiTheme="minorHAnsi" w:cstheme="minorHAnsi"/>
        </w:rPr>
        <w:t> </w:t>
      </w:r>
    </w:p>
    <w:p w14:paraId="4A314A68" w14:textId="0720CAD4" w:rsidR="00FE6DE6" w:rsidRPr="00CD2481" w:rsidRDefault="00FE6DE6" w:rsidP="0048119D">
      <w:pPr>
        <w:pStyle w:val="ListParagraph"/>
        <w:numPr>
          <w:ilvl w:val="1"/>
          <w:numId w:val="3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Store data</w:t>
      </w:r>
      <w:r w:rsidRPr="00CD2481">
        <w:rPr>
          <w:rFonts w:asciiTheme="minorHAnsi" w:hAnsiTheme="minorHAnsi" w:cstheme="minorHAnsi"/>
        </w:rPr>
        <w:t> </w:t>
      </w:r>
    </w:p>
    <w:p w14:paraId="60004960" w14:textId="1011CA89" w:rsidR="00FE6DE6" w:rsidRPr="00CD2481" w:rsidRDefault="00FE6DE6" w:rsidP="0048119D">
      <w:pPr>
        <w:pStyle w:val="ListParagraph"/>
        <w:numPr>
          <w:ilvl w:val="1"/>
          <w:numId w:val="36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Stream to analytics</w:t>
      </w:r>
      <w:r w:rsidRPr="00CD2481">
        <w:rPr>
          <w:rFonts w:asciiTheme="minorHAnsi" w:hAnsiTheme="minorHAnsi" w:cstheme="minorHAnsi"/>
        </w:rPr>
        <w:t> </w:t>
      </w:r>
    </w:p>
    <w:p w14:paraId="46EE69F0" w14:textId="77777777" w:rsidR="00FE6DE6" w:rsidRPr="00CD2481" w:rsidRDefault="00FE6DE6" w:rsidP="00FE6DE6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D9ADCD4" w14:textId="77777777" w:rsidR="00946CDF" w:rsidRPr="00CD2481" w:rsidRDefault="00946CDF" w:rsidP="00946CD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D9C6212" w14:textId="7DA35B41" w:rsidR="00946CDF" w:rsidRPr="00CD2481" w:rsidRDefault="00B40A6D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Fetch Device status</w:t>
      </w:r>
    </w:p>
    <w:p w14:paraId="75CBECCE" w14:textId="77777777" w:rsidR="00B40A6D" w:rsidRPr="00CD2481" w:rsidRDefault="00B40A6D" w:rsidP="00B40A6D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13BA1CD2" w14:textId="77777777" w:rsidR="00B40A6D" w:rsidRPr="00CD2481" w:rsidRDefault="00B40A6D" w:rsidP="00B40A6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</w:t>
      </w:r>
      <w:proofErr w:type="spellStart"/>
      <w:r w:rsidRPr="00CD2481">
        <w:rPr>
          <w:rFonts w:asciiTheme="minorHAnsi" w:hAnsiTheme="minorHAnsi" w:cstheme="minorHAnsi"/>
          <w:lang w:val="en-US"/>
        </w:rPr>
        <w:t>iot</w:t>
      </w:r>
      <w:proofErr w:type="spellEnd"/>
      <w:r w:rsidRPr="00CD2481">
        <w:rPr>
          <w:rFonts w:asciiTheme="minorHAnsi" w:hAnsiTheme="minorHAnsi" w:cstheme="minorHAnsi"/>
          <w:lang w:val="en-US"/>
        </w:rPr>
        <w:t>/</w:t>
      </w:r>
      <w:proofErr w:type="gramStart"/>
      <w:r w:rsidRPr="00CD2481">
        <w:rPr>
          <w:rFonts w:asciiTheme="minorHAnsi" w:hAnsiTheme="minorHAnsi" w:cstheme="minorHAnsi"/>
          <w:lang w:val="en-US"/>
        </w:rPr>
        <w:t>devices/{</w:t>
      </w:r>
      <w:proofErr w:type="spellStart"/>
      <w:r w:rsidRPr="00CD2481">
        <w:rPr>
          <w:rFonts w:asciiTheme="minorHAnsi" w:hAnsiTheme="minorHAnsi" w:cstheme="minorHAnsi"/>
          <w:lang w:val="en-US"/>
        </w:rPr>
        <w:t>deviceId</w:t>
      </w:r>
      <w:proofErr w:type="spellEnd"/>
      <w:r w:rsidRPr="00CD2481">
        <w:rPr>
          <w:rFonts w:asciiTheme="minorHAnsi" w:hAnsiTheme="minorHAnsi" w:cstheme="minorHAnsi"/>
          <w:lang w:val="en-US"/>
        </w:rPr>
        <w:t>}/</w:t>
      </w:r>
      <w:proofErr w:type="gramEnd"/>
      <w:r w:rsidRPr="00CD2481">
        <w:rPr>
          <w:rFonts w:asciiTheme="minorHAnsi" w:hAnsiTheme="minorHAnsi" w:cstheme="minorHAnsi"/>
          <w:lang w:val="en-US"/>
        </w:rPr>
        <w:t>state</w:t>
      </w:r>
      <w:r w:rsidRPr="00CD2481">
        <w:rPr>
          <w:rFonts w:asciiTheme="minorHAnsi" w:hAnsiTheme="minorHAnsi" w:cstheme="minorHAnsi"/>
        </w:rPr>
        <w:t> </w:t>
      </w:r>
    </w:p>
    <w:p w14:paraId="65F05A03" w14:textId="77777777" w:rsidR="00B40A6D" w:rsidRPr="00CD2481" w:rsidRDefault="00B40A6D" w:rsidP="00B40A6D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Method: GET</w:t>
      </w:r>
      <w:r w:rsidRPr="00CD2481">
        <w:rPr>
          <w:rFonts w:asciiTheme="minorHAnsi" w:hAnsiTheme="minorHAnsi" w:cstheme="minorHAnsi"/>
        </w:rPr>
        <w:t> </w:t>
      </w:r>
    </w:p>
    <w:p w14:paraId="1C9B92EF" w14:textId="77777777" w:rsidR="00B40A6D" w:rsidRPr="00CD2481" w:rsidRDefault="00B40A6D" w:rsidP="00B40A6D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1716E4AC" w14:textId="30226EBA" w:rsidR="00774604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tbl>
      <w:tblPr>
        <w:tblW w:w="801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160"/>
        <w:gridCol w:w="2160"/>
        <w:gridCol w:w="2605"/>
      </w:tblGrid>
      <w:tr w:rsidR="00774604" w:rsidRPr="00CD2481" w14:paraId="31CD0AF1" w14:textId="77777777" w:rsidTr="00F62A09">
        <w:trPr>
          <w:trHeight w:val="300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07AC7E9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153ECB7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BAD15BA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A2753F7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774604" w:rsidRPr="00CD2481" w14:paraId="3EB49F37" w14:textId="77777777" w:rsidTr="00F62A09">
        <w:trPr>
          <w:trHeight w:val="300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97BB8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deviceId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1637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03B0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34A43" w14:textId="77777777" w:rsidR="00774604" w:rsidRPr="00CD2481" w:rsidRDefault="00774604" w:rsidP="00774604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Unique device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0FE8D15" w14:textId="77777777" w:rsidR="00774604" w:rsidRPr="00CD2481" w:rsidRDefault="00774604" w:rsidP="00774604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2256070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73A1FC9E" w14:textId="77777777" w:rsidR="004827D8" w:rsidRPr="00CD2481" w:rsidRDefault="004827D8" w:rsidP="004827D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C853BA8" w14:textId="77777777" w:rsidR="00F53E80" w:rsidRPr="00CD2481" w:rsidRDefault="00F53E80" w:rsidP="00F53E80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{"deviceId":"dev001","connectionState":"</w:t>
      </w:r>
      <w:proofErr w:type="gramStart"/>
      <w:r w:rsidRPr="00CD2481">
        <w:rPr>
          <w:rFonts w:asciiTheme="minorHAnsi" w:hAnsiTheme="minorHAnsi" w:cstheme="minorHAnsi"/>
          <w:lang w:val="en-US"/>
        </w:rPr>
        <w:t>Connected"}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197" w:type="dxa"/>
        <w:tblInd w:w="9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2264"/>
        <w:gridCol w:w="3781"/>
      </w:tblGrid>
      <w:tr w:rsidR="00F53E80" w:rsidRPr="00CD2481" w14:paraId="12C5758B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E4EA920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ABAE54D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EFB890B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53E80" w:rsidRPr="00CD2481" w14:paraId="3F82C176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036D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deviceId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F53B3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D177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Device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53E80" w:rsidRPr="00CD2481" w14:paraId="2D84C486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8FAE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connectionState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872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EAD23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Connected/Disconnected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53E80" w:rsidRPr="00CD2481" w14:paraId="003408DE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13FB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7314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E9984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Enabled/Disabled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53E80" w:rsidRPr="00CD2481" w14:paraId="36E4E967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CAB1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lastActivityTime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0E249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E7A7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Last seen timestamp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53E80" w:rsidRPr="00CD2481" w14:paraId="34EF6E10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F84D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reportedProperties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5A52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C60C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Device reported state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53E80" w:rsidRPr="00CD2481" w14:paraId="76A09A83" w14:textId="77777777" w:rsidTr="00F53E80">
        <w:trPr>
          <w:trHeight w:val="300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1C06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desiredProperties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60592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Object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08164" w14:textId="77777777" w:rsidR="00F53E80" w:rsidRPr="00CD2481" w:rsidRDefault="00F53E80" w:rsidP="00F53E8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Configured state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4EAB3B80" w14:textId="77777777" w:rsidR="004827D8" w:rsidRPr="00CD2481" w:rsidRDefault="004827D8" w:rsidP="004827D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2EF18F7E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6169FE8D" w14:textId="77777777" w:rsidR="00946CDF" w:rsidRPr="00CD2481" w:rsidRDefault="00946CDF" w:rsidP="00946CD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07FE40D" w14:textId="1B14A5B6" w:rsidR="00D24CA9" w:rsidRPr="00CD2481" w:rsidRDefault="00D24CA9" w:rsidP="0048119D">
      <w:pPr>
        <w:pStyle w:val="ListParagraph"/>
        <w:numPr>
          <w:ilvl w:val="1"/>
          <w:numId w:val="3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request</w:t>
      </w:r>
      <w:r w:rsidRPr="00CD2481">
        <w:rPr>
          <w:rFonts w:asciiTheme="minorHAnsi" w:hAnsiTheme="minorHAnsi" w:cstheme="minorHAnsi"/>
        </w:rPr>
        <w:t> </w:t>
      </w:r>
    </w:p>
    <w:p w14:paraId="755CC7D2" w14:textId="022605CC" w:rsidR="00D24CA9" w:rsidRPr="00CD2481" w:rsidRDefault="00D24CA9" w:rsidP="0048119D">
      <w:pPr>
        <w:pStyle w:val="ListParagraph"/>
        <w:numPr>
          <w:ilvl w:val="1"/>
          <w:numId w:val="3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Fetch device twin state</w:t>
      </w:r>
      <w:r w:rsidRPr="00CD2481">
        <w:rPr>
          <w:rFonts w:asciiTheme="minorHAnsi" w:hAnsiTheme="minorHAnsi" w:cstheme="minorHAnsi"/>
        </w:rPr>
        <w:t> </w:t>
      </w:r>
    </w:p>
    <w:p w14:paraId="036AC24C" w14:textId="07B90BF3" w:rsidR="00D24CA9" w:rsidRPr="00CD2481" w:rsidRDefault="00D24CA9" w:rsidP="0048119D">
      <w:pPr>
        <w:pStyle w:val="ListParagraph"/>
        <w:numPr>
          <w:ilvl w:val="1"/>
          <w:numId w:val="37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0E1ADA05" w14:textId="77777777" w:rsidR="00D24CA9" w:rsidRPr="00CD2481" w:rsidRDefault="00D24CA9" w:rsidP="00946CD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290E8460" w14:textId="11E956C3" w:rsidR="00946CDF" w:rsidRPr="00CD2481" w:rsidRDefault="004B396F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lastRenderedPageBreak/>
        <w:t>Send SMS Alerts</w:t>
      </w:r>
    </w:p>
    <w:p w14:paraId="2F78E955" w14:textId="77777777" w:rsidR="004B396F" w:rsidRPr="00CD2481" w:rsidRDefault="004B396F" w:rsidP="004B396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074E636D" w14:textId="77777777" w:rsidR="004B396F" w:rsidRPr="00CD2481" w:rsidRDefault="004B396F" w:rsidP="004B396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/communication/</w:t>
      </w:r>
      <w:proofErr w:type="spellStart"/>
      <w:r w:rsidRPr="00CD2481">
        <w:rPr>
          <w:rFonts w:asciiTheme="minorHAnsi" w:hAnsiTheme="minorHAnsi" w:cstheme="minorHAnsi"/>
          <w:lang w:val="en-US"/>
        </w:rPr>
        <w:t>sms</w:t>
      </w:r>
      <w:proofErr w:type="spellEnd"/>
      <w:r w:rsidRPr="00CD2481">
        <w:rPr>
          <w:rFonts w:asciiTheme="minorHAnsi" w:hAnsiTheme="minorHAnsi" w:cstheme="minorHAnsi"/>
        </w:rPr>
        <w:t> </w:t>
      </w:r>
    </w:p>
    <w:p w14:paraId="6548FA4D" w14:textId="77777777" w:rsidR="004B396F" w:rsidRPr="00CD2481" w:rsidRDefault="004B396F" w:rsidP="004B396F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Method: POST</w:t>
      </w:r>
      <w:r w:rsidRPr="00CD2481">
        <w:rPr>
          <w:rFonts w:asciiTheme="minorHAnsi" w:hAnsiTheme="minorHAnsi" w:cstheme="minorHAnsi"/>
        </w:rPr>
        <w:t> </w:t>
      </w:r>
    </w:p>
    <w:p w14:paraId="21722A98" w14:textId="77777777" w:rsidR="004B396F" w:rsidRPr="00CD2481" w:rsidRDefault="004B396F" w:rsidP="004B396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6AC60E59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3322C399" w14:textId="77777777" w:rsidR="00DB176D" w:rsidRPr="00CD2481" w:rsidRDefault="00DB176D" w:rsidP="00DB176D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A14732B" w14:textId="77777777" w:rsidR="00DB176D" w:rsidRPr="00CD2481" w:rsidRDefault="00DB176D" w:rsidP="00DB176D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phoneNumber</w:t>
      </w:r>
      <w:proofErr w:type="spellEnd"/>
      <w:r w:rsidRPr="00CD2481">
        <w:rPr>
          <w:rFonts w:asciiTheme="minorHAnsi" w:hAnsiTheme="minorHAnsi" w:cstheme="minorHAnsi"/>
          <w:lang w:val="en-US"/>
        </w:rPr>
        <w:t>":"+919999999999","message":"Alert"}</w:t>
      </w:r>
      <w:r w:rsidRPr="00CD2481">
        <w:rPr>
          <w:rFonts w:asciiTheme="minorHAnsi" w:hAnsiTheme="minorHAnsi" w:cstheme="minorHAnsi"/>
        </w:rPr>
        <w:t> </w:t>
      </w:r>
    </w:p>
    <w:tbl>
      <w:tblPr>
        <w:tblW w:w="8107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843"/>
        <w:gridCol w:w="2323"/>
        <w:gridCol w:w="2363"/>
      </w:tblGrid>
      <w:tr w:rsidR="00DB176D" w:rsidRPr="00CD2481" w14:paraId="366E473C" w14:textId="77777777" w:rsidTr="00DB176D">
        <w:trPr>
          <w:trHeight w:val="30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D92F576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9DF9C97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28715D6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35D8970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B176D" w:rsidRPr="00CD2481" w14:paraId="16304C50" w14:textId="77777777" w:rsidTr="00DB176D">
        <w:trPr>
          <w:trHeight w:val="30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F8F74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phoneNumber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39FE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B1D8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38CE0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Recipient mobile number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B176D" w:rsidRPr="00CD2481" w14:paraId="75E60C8F" w14:textId="77777777" w:rsidTr="00DB176D">
        <w:trPr>
          <w:trHeight w:val="30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51DB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329F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BE577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EC8B2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SMS content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B176D" w:rsidRPr="00CD2481" w14:paraId="50A1AA04" w14:textId="77777777" w:rsidTr="00DB176D">
        <w:trPr>
          <w:trHeight w:val="30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B71F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senderId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ECC3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E024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7CC0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Sender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DB176D" w:rsidRPr="00CD2481" w14:paraId="37313CC9" w14:textId="77777777" w:rsidTr="00DB176D">
        <w:trPr>
          <w:trHeight w:val="300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4B3F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priority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78A06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F5BA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A9A0" w14:textId="77777777" w:rsidR="00DB176D" w:rsidRPr="00CD2481" w:rsidRDefault="00DB176D" w:rsidP="00DB176D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Priority of message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0EEA92E" w14:textId="77777777" w:rsidR="00DB176D" w:rsidRPr="00CD2481" w:rsidRDefault="00DB176D" w:rsidP="00DB176D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B2166D7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5A03689D" w14:textId="77777777" w:rsidR="00F71C30" w:rsidRPr="00CD2481" w:rsidRDefault="00F71C30" w:rsidP="00F71C30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6F38604" w14:textId="77777777" w:rsidR="00F71C30" w:rsidRPr="00CD2481" w:rsidRDefault="00F71C30" w:rsidP="00F71C30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{"status":"sent","messageId":"</w:t>
      </w:r>
      <w:proofErr w:type="gramStart"/>
      <w:r w:rsidRPr="00CD2481">
        <w:rPr>
          <w:rFonts w:asciiTheme="minorHAnsi" w:hAnsiTheme="minorHAnsi" w:cstheme="minorHAnsi"/>
          <w:lang w:val="en-US"/>
        </w:rPr>
        <w:t>123"}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190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2479"/>
        <w:gridCol w:w="3335"/>
      </w:tblGrid>
      <w:tr w:rsidR="00F71C30" w:rsidRPr="00CD2481" w14:paraId="6F204598" w14:textId="77777777" w:rsidTr="00F71C30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769513E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E5EB93A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2F4A9BB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71C30" w:rsidRPr="00CD2481" w14:paraId="1847C94C" w14:textId="77777777" w:rsidTr="00F71C30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AD02E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4735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9591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Delivery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F71C30" w:rsidRPr="00CD2481" w14:paraId="7545B4E0" w14:textId="77777777" w:rsidTr="00F71C30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387C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messageId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B8A7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9CB6" w14:textId="77777777" w:rsidR="00F71C30" w:rsidRPr="00CD2481" w:rsidRDefault="00F71C30" w:rsidP="00F71C3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Unique message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7EBAD1A" w14:textId="77777777" w:rsidR="00F71C30" w:rsidRPr="00CD2481" w:rsidRDefault="00F71C30" w:rsidP="00F71C30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B731F58" w14:textId="77777777" w:rsidR="00946CDF" w:rsidRPr="00CD2481" w:rsidRDefault="00946CDF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7341F4E6" w14:textId="36D78A2F" w:rsidR="007C3FA5" w:rsidRPr="00CD2481" w:rsidRDefault="007C3FA5" w:rsidP="0048119D">
      <w:pPr>
        <w:pStyle w:val="paragraph"/>
        <w:numPr>
          <w:ilvl w:val="5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Validate request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45D1C35" w14:textId="40192911" w:rsidR="007C3FA5" w:rsidRPr="00CD2481" w:rsidRDefault="007C3FA5" w:rsidP="0048119D">
      <w:pPr>
        <w:pStyle w:val="paragraph"/>
        <w:numPr>
          <w:ilvl w:val="5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Route to SMS gateway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30FF273" w14:textId="2049452C" w:rsidR="007C3FA5" w:rsidRPr="00CD2481" w:rsidRDefault="007C3FA5" w:rsidP="0048119D">
      <w:pPr>
        <w:pStyle w:val="paragraph"/>
        <w:numPr>
          <w:ilvl w:val="5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Send SMS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5D4ED68" w14:textId="35EF7437" w:rsidR="007C3FA5" w:rsidRPr="00CD2481" w:rsidRDefault="007C3FA5" w:rsidP="0048119D">
      <w:pPr>
        <w:pStyle w:val="paragraph"/>
        <w:numPr>
          <w:ilvl w:val="5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Capture response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4A4A17F" w14:textId="3E4A238B" w:rsidR="007C3FA5" w:rsidRPr="00CD2481" w:rsidRDefault="007C3FA5" w:rsidP="0048119D">
      <w:pPr>
        <w:pStyle w:val="paragraph"/>
        <w:numPr>
          <w:ilvl w:val="5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CD248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Return status</w:t>
      </w:r>
      <w:r w:rsidRPr="00CD248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26215B0" w14:textId="77777777" w:rsidR="007C3FA5" w:rsidRPr="00CD2481" w:rsidRDefault="007C3FA5" w:rsidP="007C3FA5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571F672D" w14:textId="77777777" w:rsidR="00946CDF" w:rsidRPr="00CD2481" w:rsidRDefault="00946CDF" w:rsidP="00946CDF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72180197" w14:textId="5937C754" w:rsidR="00946CDF" w:rsidRPr="00CD2481" w:rsidRDefault="00325D7B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Send email communications API</w:t>
      </w:r>
    </w:p>
    <w:p w14:paraId="6EF3351D" w14:textId="77777777" w:rsidR="00325D7B" w:rsidRPr="00CD2481" w:rsidRDefault="00325D7B" w:rsidP="00325D7B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6B65E871" w14:textId="77777777" w:rsidR="00325D7B" w:rsidRPr="00CD2481" w:rsidRDefault="00325D7B" w:rsidP="00325D7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/communication/email</w:t>
      </w:r>
      <w:r w:rsidRPr="00CD2481">
        <w:rPr>
          <w:rFonts w:asciiTheme="minorHAnsi" w:hAnsiTheme="minorHAnsi" w:cstheme="minorHAnsi"/>
        </w:rPr>
        <w:t> </w:t>
      </w:r>
    </w:p>
    <w:p w14:paraId="3F9338E7" w14:textId="77777777" w:rsidR="00325D7B" w:rsidRPr="00CD2481" w:rsidRDefault="00325D7B" w:rsidP="00325D7B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Method: POST</w:t>
      </w:r>
      <w:r w:rsidRPr="00CD2481">
        <w:rPr>
          <w:rFonts w:asciiTheme="minorHAnsi" w:hAnsiTheme="minorHAnsi" w:cstheme="minorHAnsi"/>
        </w:rPr>
        <w:t> </w:t>
      </w:r>
    </w:p>
    <w:p w14:paraId="38BE6371" w14:textId="7706A61F" w:rsidR="00325D7B" w:rsidRPr="00CD2481" w:rsidRDefault="00325D7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7637F0AB" w14:textId="77777777" w:rsidR="00325D7B" w:rsidRPr="00CD2481" w:rsidRDefault="00325D7B" w:rsidP="00325D7B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122CA009" w14:textId="77777777" w:rsidR="006B67C0" w:rsidRPr="00CD2481" w:rsidRDefault="006B67C0" w:rsidP="006B67C0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</w:t>
      </w:r>
      <w:proofErr w:type="spellStart"/>
      <w:r w:rsidRPr="00CD2481">
        <w:rPr>
          <w:rFonts w:asciiTheme="minorHAnsi" w:hAnsiTheme="minorHAnsi" w:cstheme="minorHAnsi"/>
          <w:lang w:val="en-US"/>
        </w:rPr>
        <w:t>to":"user@mail.com","subject":"Alert</w:t>
      </w:r>
      <w:proofErr w:type="spellEnd"/>
      <w:r w:rsidRPr="00CD2481">
        <w:rPr>
          <w:rFonts w:asciiTheme="minorHAnsi" w:hAnsiTheme="minorHAnsi" w:cstheme="minorHAnsi"/>
          <w:lang w:val="en-US"/>
        </w:rPr>
        <w:t>"}</w:t>
      </w:r>
      <w:r w:rsidRPr="00CD2481">
        <w:rPr>
          <w:rFonts w:asciiTheme="minorHAnsi" w:hAnsiTheme="minorHAnsi" w:cstheme="minorHAnsi"/>
        </w:rPr>
        <w:t> </w:t>
      </w:r>
    </w:p>
    <w:tbl>
      <w:tblPr>
        <w:tblW w:w="8017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1884"/>
        <w:gridCol w:w="2374"/>
        <w:gridCol w:w="2462"/>
      </w:tblGrid>
      <w:tr w:rsidR="006B67C0" w:rsidRPr="00CD2481" w14:paraId="12DF3E76" w14:textId="77777777" w:rsidTr="006B67C0">
        <w:trPr>
          <w:trHeight w:val="300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5043849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F01925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F016501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38C928F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B67C0" w:rsidRPr="00CD2481" w14:paraId="40679727" w14:textId="77777777" w:rsidTr="006B67C0">
        <w:trPr>
          <w:trHeight w:val="300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BE56C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2EAF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4D03B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54D69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Recipient email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B67C0" w:rsidRPr="00CD2481" w14:paraId="090EE11B" w14:textId="77777777" w:rsidTr="006B67C0">
        <w:trPr>
          <w:trHeight w:val="300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7D1F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subject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2F2D0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A0CA0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21A7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Email subject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B67C0" w:rsidRPr="00CD2481" w14:paraId="4E5309DD" w14:textId="77777777" w:rsidTr="006B67C0">
        <w:trPr>
          <w:trHeight w:val="300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8FB1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body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4CB2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28DF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ED58A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Email content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B67C0" w:rsidRPr="00CD2481" w14:paraId="7CCF3B99" w14:textId="77777777" w:rsidTr="006B67C0">
        <w:trPr>
          <w:trHeight w:val="300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515A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cc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E361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D979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03F9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CC recipients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6B67C0" w:rsidRPr="00CD2481" w14:paraId="5313FBE1" w14:textId="77777777" w:rsidTr="006B67C0">
        <w:trPr>
          <w:trHeight w:val="300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5C1C" w14:textId="77777777" w:rsidR="006B67C0" w:rsidRPr="00CD2481" w:rsidRDefault="006B67C0" w:rsidP="00026B93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attachments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7E01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Array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D26B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157C" w14:textId="77777777" w:rsidR="006B67C0" w:rsidRPr="00CD2481" w:rsidRDefault="006B67C0" w:rsidP="006B67C0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File attachments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5E061FA0" w14:textId="77777777" w:rsidR="00325D7B" w:rsidRPr="00CD2481" w:rsidRDefault="00325D7B" w:rsidP="00325D7B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7BB49AF" w14:textId="1A12885C" w:rsidR="00325D7B" w:rsidRPr="00CD2481" w:rsidRDefault="00325D7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015E6BA9" w14:textId="77777777" w:rsidR="00026B93" w:rsidRPr="00CD2481" w:rsidRDefault="00026B93" w:rsidP="00026B9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E06D3B4" w14:textId="77777777" w:rsidR="00026B93" w:rsidRPr="00CD2481" w:rsidRDefault="00026B93" w:rsidP="00026B93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{"status":"sent","messageId":"</w:t>
      </w:r>
      <w:proofErr w:type="gramStart"/>
      <w:r w:rsidRPr="00CD2481">
        <w:rPr>
          <w:rFonts w:asciiTheme="minorHAnsi" w:hAnsiTheme="minorHAnsi" w:cstheme="minorHAnsi"/>
          <w:lang w:val="en-US"/>
        </w:rPr>
        <w:t>456"}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4792" w:type="dxa"/>
        <w:tblInd w:w="11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2416"/>
      </w:tblGrid>
      <w:tr w:rsidR="00026B93" w:rsidRPr="00CD2481" w14:paraId="0D2FBAAE" w14:textId="77777777" w:rsidTr="00026B93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6F4524B" w14:textId="77777777" w:rsidR="00026B93" w:rsidRPr="00CD2481" w:rsidRDefault="00026B93" w:rsidP="008C319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605E009" w14:textId="77777777" w:rsidR="00026B93" w:rsidRPr="00CD2481" w:rsidRDefault="00026B93" w:rsidP="008C319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26B93" w:rsidRPr="00CD2481" w14:paraId="1696411B" w14:textId="77777777" w:rsidTr="00026B93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6E30" w14:textId="77777777" w:rsidR="00026B93" w:rsidRPr="00CD2481" w:rsidRDefault="00026B93" w:rsidP="008C319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247F" w14:textId="77777777" w:rsidR="00026B93" w:rsidRPr="00CD2481" w:rsidRDefault="00026B93" w:rsidP="008C319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026B93" w:rsidRPr="00CD2481" w14:paraId="3C5BE3AE" w14:textId="77777777" w:rsidTr="00026B93">
        <w:trPr>
          <w:trHeight w:val="30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632E" w14:textId="77777777" w:rsidR="00026B93" w:rsidRPr="00CD2481" w:rsidRDefault="00026B93" w:rsidP="008C319F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messageId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A24C" w14:textId="77777777" w:rsidR="00026B93" w:rsidRPr="00CD2481" w:rsidRDefault="00026B93" w:rsidP="008C319F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3BDDB859" w14:textId="77777777" w:rsidR="00026B93" w:rsidRPr="00CD2481" w:rsidRDefault="00026B93" w:rsidP="00026B93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32AC636" w14:textId="412E0426" w:rsidR="00325D7B" w:rsidRPr="00CD2481" w:rsidRDefault="00325D7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57FE65A2" w14:textId="77777777" w:rsidR="003D1F3E" w:rsidRPr="00CD2481" w:rsidRDefault="003D1F3E" w:rsidP="003D1F3E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FC64F58" w14:textId="7314D59E" w:rsidR="003D1F3E" w:rsidRPr="00CD2481" w:rsidRDefault="003D1F3E" w:rsidP="0048119D">
      <w:pPr>
        <w:pStyle w:val="ListParagraph"/>
        <w:numPr>
          <w:ilvl w:val="1"/>
          <w:numId w:val="3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payload</w:t>
      </w:r>
      <w:r w:rsidRPr="00CD2481">
        <w:rPr>
          <w:rFonts w:asciiTheme="minorHAnsi" w:hAnsiTheme="minorHAnsi" w:cstheme="minorHAnsi"/>
        </w:rPr>
        <w:t> </w:t>
      </w:r>
    </w:p>
    <w:p w14:paraId="45DE9FE3" w14:textId="0153FBB9" w:rsidR="003D1F3E" w:rsidRPr="00CD2481" w:rsidRDefault="003D1F3E" w:rsidP="0048119D">
      <w:pPr>
        <w:pStyle w:val="ListParagraph"/>
        <w:numPr>
          <w:ilvl w:val="1"/>
          <w:numId w:val="3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Connect mail server</w:t>
      </w:r>
      <w:r w:rsidRPr="00CD2481">
        <w:rPr>
          <w:rFonts w:asciiTheme="minorHAnsi" w:hAnsiTheme="minorHAnsi" w:cstheme="minorHAnsi"/>
        </w:rPr>
        <w:t> </w:t>
      </w:r>
    </w:p>
    <w:p w14:paraId="08A894CB" w14:textId="0DEC9C49" w:rsidR="003D1F3E" w:rsidRPr="00CD2481" w:rsidRDefault="003D1F3E" w:rsidP="0048119D">
      <w:pPr>
        <w:pStyle w:val="ListParagraph"/>
        <w:numPr>
          <w:ilvl w:val="1"/>
          <w:numId w:val="3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Send email</w:t>
      </w:r>
      <w:r w:rsidRPr="00CD2481">
        <w:rPr>
          <w:rFonts w:asciiTheme="minorHAnsi" w:hAnsiTheme="minorHAnsi" w:cstheme="minorHAnsi"/>
        </w:rPr>
        <w:t> </w:t>
      </w:r>
    </w:p>
    <w:p w14:paraId="4660F49B" w14:textId="49345936" w:rsidR="003D1F3E" w:rsidRPr="00CD2481" w:rsidRDefault="003D1F3E" w:rsidP="0048119D">
      <w:pPr>
        <w:pStyle w:val="ListParagraph"/>
        <w:numPr>
          <w:ilvl w:val="1"/>
          <w:numId w:val="3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Track delivery</w:t>
      </w:r>
      <w:r w:rsidRPr="00CD2481">
        <w:rPr>
          <w:rFonts w:asciiTheme="minorHAnsi" w:hAnsiTheme="minorHAnsi" w:cstheme="minorHAnsi"/>
        </w:rPr>
        <w:t> </w:t>
      </w:r>
    </w:p>
    <w:p w14:paraId="1094B561" w14:textId="784F56E6" w:rsidR="003D1F3E" w:rsidRPr="00CD2481" w:rsidRDefault="003D1F3E" w:rsidP="0048119D">
      <w:pPr>
        <w:pStyle w:val="ListParagraph"/>
        <w:numPr>
          <w:ilvl w:val="1"/>
          <w:numId w:val="39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response</w:t>
      </w:r>
      <w:r w:rsidRPr="00CD2481">
        <w:rPr>
          <w:rFonts w:asciiTheme="minorHAnsi" w:hAnsiTheme="minorHAnsi" w:cstheme="minorHAnsi"/>
        </w:rPr>
        <w:t> </w:t>
      </w:r>
    </w:p>
    <w:p w14:paraId="3F756529" w14:textId="77777777" w:rsidR="003D1F3E" w:rsidRPr="00CD2481" w:rsidRDefault="003D1F3E" w:rsidP="003D1F3E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04652724" w14:textId="785C2C8D" w:rsidR="00946CDF" w:rsidRPr="00CD2481" w:rsidRDefault="00106C55" w:rsidP="0048119D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Initiate Video Consultation</w:t>
      </w:r>
    </w:p>
    <w:p w14:paraId="03C500B9" w14:textId="77777777" w:rsidR="00325D7B" w:rsidRPr="00CD2481" w:rsidRDefault="00325D7B" w:rsidP="00325D7B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13AC888B" w14:textId="77777777" w:rsidR="00106C55" w:rsidRPr="00CD2481" w:rsidRDefault="00106C55" w:rsidP="00106C5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URI: /communication/video</w:t>
      </w:r>
      <w:r w:rsidRPr="00CD2481">
        <w:rPr>
          <w:rFonts w:asciiTheme="minorHAnsi" w:hAnsiTheme="minorHAnsi" w:cstheme="minorHAnsi"/>
        </w:rPr>
        <w:t> </w:t>
      </w:r>
    </w:p>
    <w:p w14:paraId="5CFEECE6" w14:textId="77777777" w:rsidR="00106C55" w:rsidRPr="00CD2481" w:rsidRDefault="00106C55" w:rsidP="00106C55">
      <w:pPr>
        <w:pStyle w:val="ListParagraph"/>
        <w:ind w:left="1092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Method: POST</w:t>
      </w:r>
      <w:r w:rsidRPr="00CD2481">
        <w:rPr>
          <w:rFonts w:asciiTheme="minorHAnsi" w:hAnsiTheme="minorHAnsi" w:cstheme="minorHAnsi"/>
        </w:rPr>
        <w:t> </w:t>
      </w:r>
    </w:p>
    <w:p w14:paraId="6826F1A3" w14:textId="77777777" w:rsidR="00106C55" w:rsidRPr="00CD2481" w:rsidRDefault="00106C55" w:rsidP="00325D7B">
      <w:pPr>
        <w:pStyle w:val="ListParagraph"/>
        <w:ind w:left="1092"/>
        <w:rPr>
          <w:rFonts w:asciiTheme="minorHAnsi" w:hAnsiTheme="minorHAnsi" w:cstheme="minorHAnsi"/>
          <w:b/>
          <w:bCs/>
        </w:rPr>
      </w:pPr>
    </w:p>
    <w:p w14:paraId="5C29418C" w14:textId="77777777" w:rsidR="00325D7B" w:rsidRPr="00CD2481" w:rsidRDefault="00325D7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>Request</w:t>
      </w:r>
    </w:p>
    <w:p w14:paraId="100537A8" w14:textId="77777777" w:rsidR="009C457A" w:rsidRPr="00CD2481" w:rsidRDefault="009C457A" w:rsidP="009C457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17D7095C" w14:textId="77777777" w:rsidR="009C457A" w:rsidRPr="00CD2481" w:rsidRDefault="009C457A" w:rsidP="009C457A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{"patientId":"p001","doctorId":"</w:t>
      </w:r>
      <w:proofErr w:type="gramStart"/>
      <w:r w:rsidRPr="00CD2481">
        <w:rPr>
          <w:rFonts w:asciiTheme="minorHAnsi" w:hAnsiTheme="minorHAnsi" w:cstheme="minorHAnsi"/>
          <w:lang w:val="en-US"/>
        </w:rPr>
        <w:t>d001"}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8107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2086"/>
        <w:gridCol w:w="2210"/>
        <w:gridCol w:w="2312"/>
      </w:tblGrid>
      <w:tr w:rsidR="009C457A" w:rsidRPr="00CD2481" w14:paraId="19541187" w14:textId="77777777" w:rsidTr="009C457A">
        <w:trPr>
          <w:trHeight w:val="300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F8EC904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3C279F2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6CCE413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Mandatory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56785C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C457A" w:rsidRPr="00CD2481" w14:paraId="6FE95316" w14:textId="77777777" w:rsidTr="009C457A">
        <w:trPr>
          <w:trHeight w:val="300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330C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patientId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2660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D3AF7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0CF2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Patient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C457A" w:rsidRPr="00CD2481" w14:paraId="48932D5D" w14:textId="77777777" w:rsidTr="009C457A">
        <w:trPr>
          <w:trHeight w:val="300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7584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doctorId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32F9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7B7C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15A5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Doctor identifier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C457A" w:rsidRPr="00CD2481" w14:paraId="50CAD26C" w14:textId="77777777" w:rsidTr="009C457A">
        <w:trPr>
          <w:trHeight w:val="300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1B21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scheduledTime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B2BB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DateTime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7F6E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Yes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9473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Consultation time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9C457A" w:rsidRPr="00CD2481" w14:paraId="02025D57" w14:textId="77777777" w:rsidTr="009C457A">
        <w:trPr>
          <w:trHeight w:val="300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7607D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meetingLink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D5A6D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D838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No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C745" w14:textId="77777777" w:rsidR="009C457A" w:rsidRPr="00CD2481" w:rsidRDefault="009C457A" w:rsidP="009C457A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Pre-generated meeting URL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F7F48C3" w14:textId="77777777" w:rsidR="009C457A" w:rsidRPr="00CD2481" w:rsidRDefault="009C457A" w:rsidP="009C457A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5C48601" w14:textId="77777777" w:rsidR="00325D7B" w:rsidRPr="00CD2481" w:rsidRDefault="00325D7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Response</w:t>
      </w:r>
    </w:p>
    <w:p w14:paraId="22D8B525" w14:textId="77777777" w:rsidR="00E52C18" w:rsidRPr="00CD2481" w:rsidRDefault="00E52C18" w:rsidP="00E52C1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3E8FA454" w14:textId="77777777" w:rsidR="00E52C18" w:rsidRPr="00CD2481" w:rsidRDefault="00E52C18" w:rsidP="00E52C18">
      <w:pPr>
        <w:pStyle w:val="ListParagraph"/>
        <w:ind w:left="1278"/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{"status":"scheduled","sessionId":"</w:t>
      </w:r>
      <w:proofErr w:type="gramStart"/>
      <w:r w:rsidRPr="00CD2481">
        <w:rPr>
          <w:rFonts w:asciiTheme="minorHAnsi" w:hAnsiTheme="minorHAnsi" w:cstheme="minorHAnsi"/>
          <w:lang w:val="en-US"/>
        </w:rPr>
        <w:t>789"}</w:t>
      </w:r>
      <w:proofErr w:type="gramEnd"/>
      <w:r w:rsidRPr="00CD2481">
        <w:rPr>
          <w:rFonts w:asciiTheme="minorHAnsi" w:hAnsiTheme="minorHAnsi" w:cstheme="minorHAnsi"/>
        </w:rPr>
        <w:t> </w:t>
      </w:r>
    </w:p>
    <w:tbl>
      <w:tblPr>
        <w:tblW w:w="7565" w:type="dxa"/>
        <w:tblInd w:w="10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880"/>
        <w:gridCol w:w="2880"/>
      </w:tblGrid>
      <w:tr w:rsidR="00E52C18" w:rsidRPr="00CD2481" w14:paraId="6D0F2952" w14:textId="77777777" w:rsidTr="00E52C18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79FF299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Name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E2AA762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Type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5641F3D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Description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E52C18" w:rsidRPr="00CD2481" w14:paraId="1AF53AC0" w14:textId="77777777" w:rsidTr="00E52C18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1789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0E094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4057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Session status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E52C18" w:rsidRPr="00CD2481" w14:paraId="285EC087" w14:textId="77777777" w:rsidTr="00E52C18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B95DD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lastRenderedPageBreak/>
              <w:t>sessionId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2F61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6BE2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Unique session id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  <w:tr w:rsidR="00E52C18" w:rsidRPr="00CD2481" w14:paraId="78340AA6" w14:textId="77777777" w:rsidTr="00E52C18">
        <w:trPr>
          <w:trHeight w:val="30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C598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proofErr w:type="spellStart"/>
            <w:r w:rsidRPr="00CD2481">
              <w:rPr>
                <w:rFonts w:asciiTheme="minorHAnsi" w:hAnsiTheme="minorHAnsi" w:cstheme="minorHAnsi"/>
                <w:lang w:val="en-US"/>
              </w:rPr>
              <w:t>meetingLink</w:t>
            </w:r>
            <w:proofErr w:type="spellEnd"/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4E28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String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2AA0" w14:textId="77777777" w:rsidR="00E52C18" w:rsidRPr="00CD2481" w:rsidRDefault="00E52C18" w:rsidP="00E52C18">
            <w:pPr>
              <w:rPr>
                <w:rFonts w:asciiTheme="minorHAnsi" w:hAnsiTheme="minorHAnsi" w:cstheme="minorHAnsi"/>
              </w:rPr>
            </w:pPr>
            <w:r w:rsidRPr="00CD2481">
              <w:rPr>
                <w:rFonts w:asciiTheme="minorHAnsi" w:hAnsiTheme="minorHAnsi" w:cstheme="minorHAnsi"/>
                <w:lang w:val="en-US"/>
              </w:rPr>
              <w:t>Video link</w:t>
            </w:r>
            <w:r w:rsidRPr="00CD2481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D976BD8" w14:textId="77777777" w:rsidR="00E52C18" w:rsidRPr="00CD2481" w:rsidRDefault="00E52C18" w:rsidP="00E52C18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4F55AEA7" w14:textId="77777777" w:rsidR="00325D7B" w:rsidRPr="00CD2481" w:rsidRDefault="00325D7B" w:rsidP="0048119D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b/>
          <w:bCs/>
        </w:rPr>
      </w:pPr>
      <w:r w:rsidRPr="00CD2481">
        <w:rPr>
          <w:rFonts w:asciiTheme="minorHAnsi" w:hAnsiTheme="minorHAnsi" w:cstheme="minorHAnsi"/>
          <w:b/>
          <w:bCs/>
        </w:rPr>
        <w:t xml:space="preserve"> Processing steps</w:t>
      </w:r>
    </w:p>
    <w:p w14:paraId="28F56D71" w14:textId="77777777" w:rsidR="00560C1F" w:rsidRPr="00CD2481" w:rsidRDefault="00560C1F" w:rsidP="00560C1F">
      <w:pPr>
        <w:pStyle w:val="ListParagraph"/>
        <w:ind w:left="1278"/>
        <w:rPr>
          <w:rFonts w:asciiTheme="minorHAnsi" w:hAnsiTheme="minorHAnsi" w:cstheme="minorHAnsi"/>
          <w:b/>
          <w:bCs/>
        </w:rPr>
      </w:pPr>
    </w:p>
    <w:p w14:paraId="743BCDB9" w14:textId="6B7FA36C" w:rsidR="00560C1F" w:rsidRPr="00CD2481" w:rsidRDefault="00560C1F" w:rsidP="0048119D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Validate participants</w:t>
      </w:r>
      <w:r w:rsidRPr="00CD2481">
        <w:rPr>
          <w:rFonts w:asciiTheme="minorHAnsi" w:hAnsiTheme="minorHAnsi" w:cstheme="minorHAnsi"/>
        </w:rPr>
        <w:t> </w:t>
      </w:r>
    </w:p>
    <w:p w14:paraId="35503316" w14:textId="1AAD50A3" w:rsidR="00560C1F" w:rsidRPr="00CD2481" w:rsidRDefault="00560C1F" w:rsidP="0048119D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Create session</w:t>
      </w:r>
      <w:r w:rsidRPr="00CD2481">
        <w:rPr>
          <w:rFonts w:asciiTheme="minorHAnsi" w:hAnsiTheme="minorHAnsi" w:cstheme="minorHAnsi"/>
        </w:rPr>
        <w:t> </w:t>
      </w:r>
    </w:p>
    <w:p w14:paraId="60C496A7" w14:textId="05FB2DFF" w:rsidR="00560C1F" w:rsidRPr="00CD2481" w:rsidRDefault="00560C1F" w:rsidP="0048119D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Generate link</w:t>
      </w:r>
      <w:r w:rsidRPr="00CD2481">
        <w:rPr>
          <w:rFonts w:asciiTheme="minorHAnsi" w:hAnsiTheme="minorHAnsi" w:cstheme="minorHAnsi"/>
        </w:rPr>
        <w:t> </w:t>
      </w:r>
    </w:p>
    <w:p w14:paraId="70D45F54" w14:textId="10204CA2" w:rsidR="00560C1F" w:rsidRPr="00CD2481" w:rsidRDefault="00560C1F" w:rsidP="0048119D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Notify participants</w:t>
      </w:r>
      <w:r w:rsidRPr="00CD2481">
        <w:rPr>
          <w:rFonts w:asciiTheme="minorHAnsi" w:hAnsiTheme="minorHAnsi" w:cstheme="minorHAnsi"/>
        </w:rPr>
        <w:t> </w:t>
      </w:r>
    </w:p>
    <w:p w14:paraId="1E5A117A" w14:textId="422890C8" w:rsidR="00560C1F" w:rsidRPr="00CD2481" w:rsidRDefault="00560C1F" w:rsidP="0048119D">
      <w:pPr>
        <w:pStyle w:val="ListParagraph"/>
        <w:numPr>
          <w:ilvl w:val="1"/>
          <w:numId w:val="40"/>
        </w:numPr>
        <w:rPr>
          <w:rFonts w:asciiTheme="minorHAnsi" w:hAnsiTheme="minorHAnsi" w:cstheme="minorHAnsi"/>
        </w:rPr>
      </w:pPr>
      <w:r w:rsidRPr="00CD2481">
        <w:rPr>
          <w:rFonts w:asciiTheme="minorHAnsi" w:hAnsiTheme="minorHAnsi" w:cstheme="minorHAnsi"/>
          <w:lang w:val="en-US"/>
        </w:rPr>
        <w:t>Return session details</w:t>
      </w:r>
      <w:r w:rsidRPr="00CD2481">
        <w:rPr>
          <w:rFonts w:asciiTheme="minorHAnsi" w:hAnsiTheme="minorHAnsi" w:cstheme="minorHAnsi"/>
        </w:rPr>
        <w:t> </w:t>
      </w:r>
    </w:p>
    <w:p w14:paraId="18974281" w14:textId="79DD9CB8" w:rsidR="00E3170E" w:rsidRPr="00CD2481" w:rsidRDefault="00E3170E" w:rsidP="00A24171">
      <w:pPr>
        <w:rPr>
          <w:rFonts w:asciiTheme="minorHAnsi" w:hAnsiTheme="minorHAnsi" w:cstheme="minorHAnsi"/>
          <w:b/>
          <w:bCs/>
          <w:u w:val="single"/>
        </w:rPr>
      </w:pPr>
    </w:p>
    <w:p w14:paraId="71EB16CC" w14:textId="6012014B" w:rsidR="009D2610" w:rsidRPr="00CD2481" w:rsidRDefault="009D2610" w:rsidP="00D14760">
      <w:pPr>
        <w:pStyle w:val="Heading2"/>
        <w:numPr>
          <w:ilvl w:val="1"/>
          <w:numId w:val="9"/>
        </w:numPr>
        <w:ind w:left="993" w:hanging="851"/>
        <w:rPr>
          <w:rFonts w:asciiTheme="minorHAnsi" w:hAnsiTheme="minorHAnsi" w:cstheme="minorHAnsi"/>
        </w:rPr>
      </w:pPr>
      <w:bookmarkStart w:id="23" w:name="_Toc230694126"/>
      <w:bookmarkStart w:id="24" w:name="_Toc230694309"/>
      <w:r w:rsidRPr="00CD2481">
        <w:rPr>
          <w:rFonts w:asciiTheme="minorHAnsi" w:hAnsiTheme="minorHAnsi" w:cstheme="minorHAnsi"/>
        </w:rPr>
        <w:t xml:space="preserve">API Flow Details for </w:t>
      </w:r>
      <w:r w:rsidR="00391512" w:rsidRPr="00CD2481">
        <w:rPr>
          <w:rFonts w:asciiTheme="minorHAnsi" w:hAnsiTheme="minorHAnsi" w:cstheme="minorHAnsi"/>
        </w:rPr>
        <w:t>&lt;XXXXXXXXX&gt;</w:t>
      </w:r>
      <w:bookmarkEnd w:id="23"/>
      <w:bookmarkEnd w:id="24"/>
    </w:p>
    <w:p w14:paraId="19A5B842" w14:textId="77777777" w:rsidR="009D2610" w:rsidRPr="00CD2481" w:rsidRDefault="009D2610" w:rsidP="009D2610">
      <w:pPr>
        <w:rPr>
          <w:rFonts w:asciiTheme="minorHAnsi" w:hAnsiTheme="minorHAnsi" w:cstheme="minorHAnsi"/>
        </w:rPr>
      </w:pPr>
    </w:p>
    <w:p w14:paraId="67C571EB" w14:textId="6792B553" w:rsidR="00764C9F" w:rsidRPr="00CD2481" w:rsidRDefault="00764C9F" w:rsidP="00B46438">
      <w:pPr>
        <w:pStyle w:val="Heading2"/>
        <w:numPr>
          <w:ilvl w:val="1"/>
          <w:numId w:val="9"/>
        </w:numPr>
        <w:ind w:left="993" w:hanging="851"/>
        <w:rPr>
          <w:rFonts w:asciiTheme="minorHAnsi" w:hAnsiTheme="minorHAnsi" w:cstheme="minorHAnsi"/>
        </w:rPr>
      </w:pPr>
      <w:bookmarkStart w:id="25" w:name="_Toc230694127"/>
      <w:bookmarkStart w:id="26" w:name="_Toc230694310"/>
      <w:r w:rsidRPr="00CD2481">
        <w:rPr>
          <w:rFonts w:asciiTheme="minorHAnsi" w:hAnsiTheme="minorHAnsi" w:cstheme="minorHAnsi"/>
        </w:rPr>
        <w:t>API Flow Details</w:t>
      </w:r>
      <w:r w:rsidR="00E464A8" w:rsidRPr="00CD2481">
        <w:rPr>
          <w:rFonts w:asciiTheme="minorHAnsi" w:hAnsiTheme="minorHAnsi" w:cstheme="minorHAnsi"/>
        </w:rPr>
        <w:t xml:space="preserve"> for </w:t>
      </w:r>
      <w:r w:rsidR="00391512" w:rsidRPr="00CD2481">
        <w:rPr>
          <w:rFonts w:asciiTheme="minorHAnsi" w:hAnsiTheme="minorHAnsi" w:cstheme="minorHAnsi"/>
        </w:rPr>
        <w:t>&lt;XXXXXXXXXX&gt;</w:t>
      </w:r>
      <w:bookmarkEnd w:id="25"/>
      <w:bookmarkEnd w:id="26"/>
    </w:p>
    <w:sectPr w:rsidR="00764C9F" w:rsidRPr="00CD2481" w:rsidSect="00C179AD">
      <w:headerReference w:type="default" r:id="rId10"/>
      <w:footerReference w:type="default" r:id="rId11"/>
      <w:pgSz w:w="11906" w:h="16838"/>
      <w:pgMar w:top="1440" w:right="1274" w:bottom="1440" w:left="1440" w:header="708" w:footer="708" w:gutter="0"/>
      <w:pgBorders w:display="not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A94C" w14:textId="77777777" w:rsidR="0048119D" w:rsidRDefault="0048119D" w:rsidP="0031786B">
      <w:pPr>
        <w:spacing w:after="0"/>
      </w:pPr>
      <w:r>
        <w:separator/>
      </w:r>
    </w:p>
  </w:endnote>
  <w:endnote w:type="continuationSeparator" w:id="0">
    <w:p w14:paraId="594D9BC1" w14:textId="77777777" w:rsidR="0048119D" w:rsidRDefault="0048119D" w:rsidP="003178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176768"/>
      <w:docPartObj>
        <w:docPartGallery w:val="Page Numbers (Top of Page)"/>
        <w:docPartUnique/>
      </w:docPartObj>
    </w:sdtPr>
    <w:sdtEndPr/>
    <w:sdtContent>
      <w:p w14:paraId="1DAF1946" w14:textId="51741D2E" w:rsidR="006B5335" w:rsidRDefault="006B42F9" w:rsidP="00735B0A">
        <w:pPr>
          <w:pStyle w:val="Footer"/>
          <w:jc w:val="right"/>
        </w:pPr>
        <w:r>
          <w:rPr>
            <w:noProof/>
            <w:lang w:val="en-GB" w:eastAsia="en-GB"/>
          </w:rPr>
          <w:t>&lt;customer_logo&gt;</w:t>
        </w:r>
        <w:r w:rsidR="006B5335">
          <w:tab/>
        </w:r>
        <w:r w:rsidR="006B5335">
          <w:tab/>
          <w:t xml:space="preserve">Page </w:t>
        </w:r>
        <w:r w:rsidR="006B5335">
          <w:rPr>
            <w:b/>
            <w:bCs/>
            <w:sz w:val="24"/>
            <w:szCs w:val="24"/>
          </w:rPr>
          <w:fldChar w:fldCharType="begin"/>
        </w:r>
        <w:r w:rsidR="006B5335">
          <w:rPr>
            <w:b/>
            <w:bCs/>
          </w:rPr>
          <w:instrText xml:space="preserve"> PAGE </w:instrText>
        </w:r>
        <w:r w:rsidR="006B5335">
          <w:rPr>
            <w:b/>
            <w:bCs/>
            <w:sz w:val="24"/>
            <w:szCs w:val="24"/>
          </w:rPr>
          <w:fldChar w:fldCharType="separate"/>
        </w:r>
        <w:r w:rsidR="00461825">
          <w:rPr>
            <w:b/>
            <w:bCs/>
            <w:noProof/>
          </w:rPr>
          <w:t>11</w:t>
        </w:r>
        <w:r w:rsidR="006B5335">
          <w:rPr>
            <w:b/>
            <w:bCs/>
            <w:sz w:val="24"/>
            <w:szCs w:val="24"/>
          </w:rPr>
          <w:fldChar w:fldCharType="end"/>
        </w:r>
        <w:r w:rsidR="006B5335">
          <w:t xml:space="preserve"> of </w:t>
        </w:r>
        <w:r w:rsidR="006B5335">
          <w:rPr>
            <w:b/>
            <w:bCs/>
            <w:sz w:val="24"/>
            <w:szCs w:val="24"/>
          </w:rPr>
          <w:fldChar w:fldCharType="begin"/>
        </w:r>
        <w:r w:rsidR="006B5335">
          <w:rPr>
            <w:b/>
            <w:bCs/>
          </w:rPr>
          <w:instrText xml:space="preserve"> NUMPAGES  </w:instrText>
        </w:r>
        <w:r w:rsidR="006B5335">
          <w:rPr>
            <w:b/>
            <w:bCs/>
            <w:sz w:val="24"/>
            <w:szCs w:val="24"/>
          </w:rPr>
          <w:fldChar w:fldCharType="separate"/>
        </w:r>
        <w:r w:rsidR="00461825">
          <w:rPr>
            <w:b/>
            <w:bCs/>
            <w:noProof/>
          </w:rPr>
          <w:t>19</w:t>
        </w:r>
        <w:r w:rsidR="006B5335">
          <w:rPr>
            <w:b/>
            <w:bCs/>
            <w:sz w:val="24"/>
            <w:szCs w:val="24"/>
          </w:rPr>
          <w:fldChar w:fldCharType="end"/>
        </w:r>
      </w:p>
    </w:sdtContent>
  </w:sdt>
  <w:p w14:paraId="1DAF1947" w14:textId="77777777" w:rsidR="006B5335" w:rsidRDefault="006B5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5EEB9" w14:textId="77777777" w:rsidR="0048119D" w:rsidRDefault="0048119D" w:rsidP="0031786B">
      <w:pPr>
        <w:spacing w:after="0"/>
      </w:pPr>
      <w:r>
        <w:separator/>
      </w:r>
    </w:p>
  </w:footnote>
  <w:footnote w:type="continuationSeparator" w:id="0">
    <w:p w14:paraId="5D7AE41F" w14:textId="77777777" w:rsidR="0048119D" w:rsidRDefault="0048119D" w:rsidP="003178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1944" w14:textId="32E4AD29" w:rsidR="006B5335" w:rsidRPr="00EA77BF" w:rsidRDefault="006B5335" w:rsidP="00E10BE6">
    <w:pPr>
      <w:pStyle w:val="Header"/>
    </w:pPr>
    <w:r>
      <w:t xml:space="preserve">API Specification for </w:t>
    </w:r>
    <w:r w:rsidR="009642C3">
      <w:t>H</w:t>
    </w:r>
    <w:r w:rsidR="00BA613C">
      <w:t>CPE-CCP</w:t>
    </w:r>
    <w:r>
      <w:tab/>
    </w:r>
    <w:r>
      <w:tab/>
    </w:r>
    <w:r w:rsidR="00305133">
      <w:t>&lt;</w:t>
    </w:r>
    <w:proofErr w:type="spellStart"/>
    <w:r w:rsidR="00305133">
      <w:t>Document_Classification</w:t>
    </w:r>
    <w:proofErr w:type="spellEnd"/>
    <w:r w:rsidR="00305133">
      <w:t>&gt;</w:t>
    </w:r>
  </w:p>
  <w:p w14:paraId="1DAF1945" w14:textId="77777777" w:rsidR="006B5335" w:rsidRPr="00E10BE6" w:rsidRDefault="006B5335" w:rsidP="00E10B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2F45F3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B8328B"/>
    <w:multiLevelType w:val="multilevel"/>
    <w:tmpl w:val="9340956A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" w15:restartNumberingAfterBreak="0">
    <w:nsid w:val="04920A7F"/>
    <w:multiLevelType w:val="multilevel"/>
    <w:tmpl w:val="164A94E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5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DF63DF0"/>
    <w:multiLevelType w:val="hybridMultilevel"/>
    <w:tmpl w:val="8A80D70A"/>
    <w:lvl w:ilvl="0" w:tplc="FFFFFFFF">
      <w:start w:val="1"/>
      <w:numFmt w:val="decimal"/>
      <w:lvlText w:val="%1."/>
      <w:lvlJc w:val="left"/>
      <w:pPr>
        <w:ind w:left="2532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4" w15:restartNumberingAfterBreak="0">
    <w:nsid w:val="10AD5FB3"/>
    <w:multiLevelType w:val="hybridMultilevel"/>
    <w:tmpl w:val="A1DE60DE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38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5" w15:restartNumberingAfterBreak="0">
    <w:nsid w:val="12FF7015"/>
    <w:multiLevelType w:val="multilevel"/>
    <w:tmpl w:val="CC1A885C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290" w:hanging="360"/>
      </w:p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6" w15:restartNumberingAfterBreak="0">
    <w:nsid w:val="1D906207"/>
    <w:multiLevelType w:val="hybridMultilevel"/>
    <w:tmpl w:val="2A44B6CA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38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7" w15:restartNumberingAfterBreak="0">
    <w:nsid w:val="1DAD2575"/>
    <w:multiLevelType w:val="hybridMultilevel"/>
    <w:tmpl w:val="6AACD812"/>
    <w:lvl w:ilvl="0" w:tplc="FFFFFFFF">
      <w:start w:val="1"/>
      <w:numFmt w:val="decimal"/>
      <w:lvlText w:val="%1."/>
      <w:lvlJc w:val="left"/>
      <w:pPr>
        <w:ind w:left="1812" w:hanging="360"/>
      </w:pPr>
    </w:lvl>
    <w:lvl w:ilvl="1" w:tplc="4009000F">
      <w:start w:val="1"/>
      <w:numFmt w:val="decimal"/>
      <w:lvlText w:val="%2."/>
      <w:lvlJc w:val="left"/>
      <w:pPr>
        <w:ind w:left="1638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8" w15:restartNumberingAfterBreak="0">
    <w:nsid w:val="1E304313"/>
    <w:multiLevelType w:val="multilevel"/>
    <w:tmpl w:val="E2AA4C5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18" w:hanging="360"/>
      </w:pPr>
    </w:lvl>
    <w:lvl w:ilvl="4">
      <w:start w:val="1"/>
      <w:numFmt w:val="decimal"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998" w:hanging="360"/>
      </w:p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9" w15:restartNumberingAfterBreak="0">
    <w:nsid w:val="26F11E6A"/>
    <w:multiLevelType w:val="singleLevel"/>
    <w:tmpl w:val="BDAE3FCE"/>
    <w:lvl w:ilvl="0">
      <w:start w:val="1"/>
      <w:numFmt w:val="bullet"/>
      <w:pStyle w:val="Bullet2over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</w:abstractNum>
  <w:abstractNum w:abstractNumId="10" w15:restartNumberingAfterBreak="0">
    <w:nsid w:val="28BC6343"/>
    <w:multiLevelType w:val="hybridMultilevel"/>
    <w:tmpl w:val="836EAB1E"/>
    <w:lvl w:ilvl="0" w:tplc="FFFFFFFF">
      <w:start w:val="1"/>
      <w:numFmt w:val="decimal"/>
      <w:lvlText w:val="%1."/>
      <w:lvlJc w:val="left"/>
      <w:pPr>
        <w:ind w:left="1812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11" w15:restartNumberingAfterBreak="0">
    <w:nsid w:val="2A757E8D"/>
    <w:multiLevelType w:val="hybridMultilevel"/>
    <w:tmpl w:val="9410ABE2"/>
    <w:lvl w:ilvl="0" w:tplc="4009000F">
      <w:start w:val="1"/>
      <w:numFmt w:val="decimal"/>
      <w:lvlText w:val="%1."/>
      <w:lvlJc w:val="left"/>
      <w:pPr>
        <w:ind w:left="1998" w:hanging="360"/>
      </w:pPr>
    </w:lvl>
    <w:lvl w:ilvl="1" w:tplc="40090019" w:tentative="1">
      <w:start w:val="1"/>
      <w:numFmt w:val="lowerLetter"/>
      <w:lvlText w:val="%2."/>
      <w:lvlJc w:val="left"/>
      <w:pPr>
        <w:ind w:left="2718" w:hanging="360"/>
      </w:pPr>
    </w:lvl>
    <w:lvl w:ilvl="2" w:tplc="4009001B" w:tentative="1">
      <w:start w:val="1"/>
      <w:numFmt w:val="lowerRoman"/>
      <w:lvlText w:val="%3."/>
      <w:lvlJc w:val="right"/>
      <w:pPr>
        <w:ind w:left="3438" w:hanging="180"/>
      </w:pPr>
    </w:lvl>
    <w:lvl w:ilvl="3" w:tplc="4009000F" w:tentative="1">
      <w:start w:val="1"/>
      <w:numFmt w:val="decimal"/>
      <w:lvlText w:val="%4."/>
      <w:lvlJc w:val="left"/>
      <w:pPr>
        <w:ind w:left="4158" w:hanging="360"/>
      </w:pPr>
    </w:lvl>
    <w:lvl w:ilvl="4" w:tplc="40090019" w:tentative="1">
      <w:start w:val="1"/>
      <w:numFmt w:val="lowerLetter"/>
      <w:lvlText w:val="%5."/>
      <w:lvlJc w:val="left"/>
      <w:pPr>
        <w:ind w:left="4878" w:hanging="360"/>
      </w:pPr>
    </w:lvl>
    <w:lvl w:ilvl="5" w:tplc="4009001B" w:tentative="1">
      <w:start w:val="1"/>
      <w:numFmt w:val="lowerRoman"/>
      <w:lvlText w:val="%6."/>
      <w:lvlJc w:val="right"/>
      <w:pPr>
        <w:ind w:left="5598" w:hanging="180"/>
      </w:pPr>
    </w:lvl>
    <w:lvl w:ilvl="6" w:tplc="4009000F" w:tentative="1">
      <w:start w:val="1"/>
      <w:numFmt w:val="decimal"/>
      <w:lvlText w:val="%7."/>
      <w:lvlJc w:val="left"/>
      <w:pPr>
        <w:ind w:left="6318" w:hanging="360"/>
      </w:pPr>
    </w:lvl>
    <w:lvl w:ilvl="7" w:tplc="40090019" w:tentative="1">
      <w:start w:val="1"/>
      <w:numFmt w:val="lowerLetter"/>
      <w:lvlText w:val="%8."/>
      <w:lvlJc w:val="left"/>
      <w:pPr>
        <w:ind w:left="7038" w:hanging="360"/>
      </w:pPr>
    </w:lvl>
    <w:lvl w:ilvl="8" w:tplc="4009001B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12" w15:restartNumberingAfterBreak="0">
    <w:nsid w:val="2E68115C"/>
    <w:multiLevelType w:val="hybridMultilevel"/>
    <w:tmpl w:val="3BD25BBC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38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13" w15:restartNumberingAfterBreak="0">
    <w:nsid w:val="323A2053"/>
    <w:multiLevelType w:val="hybridMultilevel"/>
    <w:tmpl w:val="722C8FD2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14" w15:restartNumberingAfterBreak="0">
    <w:nsid w:val="32620D6B"/>
    <w:multiLevelType w:val="hybridMultilevel"/>
    <w:tmpl w:val="DCCAB574"/>
    <w:lvl w:ilvl="0" w:tplc="4009000F">
      <w:start w:val="1"/>
      <w:numFmt w:val="decimal"/>
      <w:lvlText w:val="%1."/>
      <w:lvlJc w:val="left"/>
      <w:pPr>
        <w:ind w:left="1998" w:hanging="360"/>
      </w:pPr>
    </w:lvl>
    <w:lvl w:ilvl="1" w:tplc="40090019" w:tentative="1">
      <w:start w:val="1"/>
      <w:numFmt w:val="lowerLetter"/>
      <w:lvlText w:val="%2."/>
      <w:lvlJc w:val="left"/>
      <w:pPr>
        <w:ind w:left="2718" w:hanging="360"/>
      </w:pPr>
    </w:lvl>
    <w:lvl w:ilvl="2" w:tplc="4009001B" w:tentative="1">
      <w:start w:val="1"/>
      <w:numFmt w:val="lowerRoman"/>
      <w:lvlText w:val="%3."/>
      <w:lvlJc w:val="right"/>
      <w:pPr>
        <w:ind w:left="3438" w:hanging="180"/>
      </w:pPr>
    </w:lvl>
    <w:lvl w:ilvl="3" w:tplc="4009000F" w:tentative="1">
      <w:start w:val="1"/>
      <w:numFmt w:val="decimal"/>
      <w:lvlText w:val="%4."/>
      <w:lvlJc w:val="left"/>
      <w:pPr>
        <w:ind w:left="4158" w:hanging="360"/>
      </w:pPr>
    </w:lvl>
    <w:lvl w:ilvl="4" w:tplc="40090019" w:tentative="1">
      <w:start w:val="1"/>
      <w:numFmt w:val="lowerLetter"/>
      <w:lvlText w:val="%5."/>
      <w:lvlJc w:val="left"/>
      <w:pPr>
        <w:ind w:left="4878" w:hanging="360"/>
      </w:pPr>
    </w:lvl>
    <w:lvl w:ilvl="5" w:tplc="4009001B" w:tentative="1">
      <w:start w:val="1"/>
      <w:numFmt w:val="lowerRoman"/>
      <w:lvlText w:val="%6."/>
      <w:lvlJc w:val="right"/>
      <w:pPr>
        <w:ind w:left="5598" w:hanging="180"/>
      </w:pPr>
    </w:lvl>
    <w:lvl w:ilvl="6" w:tplc="4009000F" w:tentative="1">
      <w:start w:val="1"/>
      <w:numFmt w:val="decimal"/>
      <w:lvlText w:val="%7."/>
      <w:lvlJc w:val="left"/>
      <w:pPr>
        <w:ind w:left="6318" w:hanging="360"/>
      </w:pPr>
    </w:lvl>
    <w:lvl w:ilvl="7" w:tplc="40090019" w:tentative="1">
      <w:start w:val="1"/>
      <w:numFmt w:val="lowerLetter"/>
      <w:lvlText w:val="%8."/>
      <w:lvlJc w:val="left"/>
      <w:pPr>
        <w:ind w:left="7038" w:hanging="360"/>
      </w:pPr>
    </w:lvl>
    <w:lvl w:ilvl="8" w:tplc="4009001B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15" w15:restartNumberingAfterBreak="0">
    <w:nsid w:val="36BE4DD4"/>
    <w:multiLevelType w:val="hybridMultilevel"/>
    <w:tmpl w:val="FC62F5E6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16" w15:restartNumberingAfterBreak="0">
    <w:nsid w:val="391A6AC5"/>
    <w:multiLevelType w:val="hybridMultilevel"/>
    <w:tmpl w:val="BF1ADE38"/>
    <w:lvl w:ilvl="0" w:tplc="4009000F">
      <w:start w:val="1"/>
      <w:numFmt w:val="decimal"/>
      <w:lvlText w:val="%1."/>
      <w:lvlJc w:val="left"/>
      <w:pPr>
        <w:ind w:left="1464" w:hanging="360"/>
      </w:pPr>
    </w:lvl>
    <w:lvl w:ilvl="1" w:tplc="40090019" w:tentative="1">
      <w:start w:val="1"/>
      <w:numFmt w:val="lowerLetter"/>
      <w:lvlText w:val="%2."/>
      <w:lvlJc w:val="left"/>
      <w:pPr>
        <w:ind w:left="2184" w:hanging="360"/>
      </w:pPr>
    </w:lvl>
    <w:lvl w:ilvl="2" w:tplc="4009001B" w:tentative="1">
      <w:start w:val="1"/>
      <w:numFmt w:val="lowerRoman"/>
      <w:lvlText w:val="%3."/>
      <w:lvlJc w:val="right"/>
      <w:pPr>
        <w:ind w:left="2904" w:hanging="180"/>
      </w:pPr>
    </w:lvl>
    <w:lvl w:ilvl="3" w:tplc="4009000F" w:tentative="1">
      <w:start w:val="1"/>
      <w:numFmt w:val="decimal"/>
      <w:lvlText w:val="%4."/>
      <w:lvlJc w:val="left"/>
      <w:pPr>
        <w:ind w:left="3624" w:hanging="360"/>
      </w:pPr>
    </w:lvl>
    <w:lvl w:ilvl="4" w:tplc="40090019" w:tentative="1">
      <w:start w:val="1"/>
      <w:numFmt w:val="lowerLetter"/>
      <w:lvlText w:val="%5."/>
      <w:lvlJc w:val="left"/>
      <w:pPr>
        <w:ind w:left="4344" w:hanging="360"/>
      </w:pPr>
    </w:lvl>
    <w:lvl w:ilvl="5" w:tplc="4009001B" w:tentative="1">
      <w:start w:val="1"/>
      <w:numFmt w:val="lowerRoman"/>
      <w:lvlText w:val="%6."/>
      <w:lvlJc w:val="right"/>
      <w:pPr>
        <w:ind w:left="5064" w:hanging="180"/>
      </w:pPr>
    </w:lvl>
    <w:lvl w:ilvl="6" w:tplc="4009000F" w:tentative="1">
      <w:start w:val="1"/>
      <w:numFmt w:val="decimal"/>
      <w:lvlText w:val="%7."/>
      <w:lvlJc w:val="left"/>
      <w:pPr>
        <w:ind w:left="5784" w:hanging="360"/>
      </w:pPr>
    </w:lvl>
    <w:lvl w:ilvl="7" w:tplc="40090019" w:tentative="1">
      <w:start w:val="1"/>
      <w:numFmt w:val="lowerLetter"/>
      <w:lvlText w:val="%8."/>
      <w:lvlJc w:val="left"/>
      <w:pPr>
        <w:ind w:left="6504" w:hanging="360"/>
      </w:pPr>
    </w:lvl>
    <w:lvl w:ilvl="8" w:tplc="40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17" w15:restartNumberingAfterBreak="0">
    <w:nsid w:val="40901E73"/>
    <w:multiLevelType w:val="multilevel"/>
    <w:tmpl w:val="0534FB8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290" w:hanging="360"/>
      </w:p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18" w15:restartNumberingAfterBreak="0">
    <w:nsid w:val="41423AB4"/>
    <w:multiLevelType w:val="multilevel"/>
    <w:tmpl w:val="04F2174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104" w:hanging="360"/>
      </w:pPr>
    </w:lvl>
    <w:lvl w:ilvl="5">
      <w:start w:val="1"/>
      <w:numFmt w:val="decimal"/>
      <w:lvlText w:val="%1.%2.%3.%4.%5.%6"/>
      <w:lvlJc w:val="left"/>
      <w:pPr>
        <w:ind w:left="2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19" w15:restartNumberingAfterBreak="0">
    <w:nsid w:val="417E3269"/>
    <w:multiLevelType w:val="hybridMultilevel"/>
    <w:tmpl w:val="6A7CB78A"/>
    <w:lvl w:ilvl="0" w:tplc="FFFFFFFF">
      <w:start w:val="1"/>
      <w:numFmt w:val="decimal"/>
      <w:lvlText w:val="%1."/>
      <w:lvlJc w:val="left"/>
      <w:pPr>
        <w:ind w:left="1812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20" w15:restartNumberingAfterBreak="0">
    <w:nsid w:val="44CF6F22"/>
    <w:multiLevelType w:val="multilevel"/>
    <w:tmpl w:val="62CA45B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21" w15:restartNumberingAfterBreak="0">
    <w:nsid w:val="47472809"/>
    <w:multiLevelType w:val="hybridMultilevel"/>
    <w:tmpl w:val="6744FC32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38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22" w15:restartNumberingAfterBreak="0">
    <w:nsid w:val="4D7F5631"/>
    <w:multiLevelType w:val="multilevel"/>
    <w:tmpl w:val="996A2286"/>
    <w:lvl w:ilvl="0">
      <w:start w:val="4"/>
      <w:numFmt w:val="none"/>
      <w:lvlText w:val="3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none"/>
      <w:lvlText w:val="3.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3%1.%21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F1774DE"/>
    <w:multiLevelType w:val="hybridMultilevel"/>
    <w:tmpl w:val="3E9EC6AC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24" w15:restartNumberingAfterBreak="0">
    <w:nsid w:val="50C56093"/>
    <w:multiLevelType w:val="multilevel"/>
    <w:tmpl w:val="208C0240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104" w:hanging="360"/>
      </w:pPr>
    </w:lvl>
    <w:lvl w:ilvl="5">
      <w:start w:val="1"/>
      <w:numFmt w:val="decimal"/>
      <w:lvlText w:val="%1.%2.%3.%4.%5.%6"/>
      <w:lvlJc w:val="left"/>
      <w:pPr>
        <w:ind w:left="2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25" w15:restartNumberingAfterBreak="0">
    <w:nsid w:val="54E400FF"/>
    <w:multiLevelType w:val="multilevel"/>
    <w:tmpl w:val="F06AA9D0"/>
    <w:styleLink w:val="Style1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6391E4E"/>
    <w:multiLevelType w:val="multilevel"/>
    <w:tmpl w:val="247C2C42"/>
    <w:lvl w:ilvl="0">
      <w:start w:val="1"/>
      <w:numFmt w:val="decimal"/>
      <w:pStyle w:val="REQ-Level1"/>
      <w:lvlText w:val="RQ-%1:"/>
      <w:lvlJc w:val="left"/>
      <w:rPr>
        <w:rFonts w:ascii="Calibri" w:hAnsi="Calibri" w:hint="default"/>
        <w:b/>
        <w:i w:val="0"/>
        <w:caps w:val="0"/>
        <w:strike w:val="0"/>
        <w:dstrike w:val="0"/>
        <w:vanish w:val="0"/>
        <w:color w:val="000000"/>
        <w:sz w:val="20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REQ-Level2"/>
      <w:lvlText w:val="RQ-%1.%2:"/>
      <w:lvlJc w:val="left"/>
      <w:rPr>
        <w:rFonts w:ascii="Calibri" w:hAnsi="Calibri"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REQ-Level3"/>
      <w:lvlText w:val="RQ-%1.%2.%3:"/>
      <w:lvlJc w:val="left"/>
      <w:pPr>
        <w:tabs>
          <w:tab w:val="num" w:pos="2880"/>
        </w:tabs>
        <w:ind w:left="2880" w:hanging="1152"/>
      </w:pPr>
      <w:rPr>
        <w:rFonts w:ascii="Calibri" w:hAnsi="Calibri" w:hint="default"/>
        <w:b/>
        <w:i w:val="0"/>
        <w:sz w:val="20"/>
        <w:szCs w:val="20"/>
      </w:rPr>
    </w:lvl>
    <w:lvl w:ilvl="3">
      <w:start w:val="1"/>
      <w:numFmt w:val="decimal"/>
      <w:pStyle w:val="REQ-Level4"/>
      <w:lvlText w:val="RQ-%1.%2.%3.%4:"/>
      <w:lvlJc w:val="left"/>
      <w:pPr>
        <w:tabs>
          <w:tab w:val="num" w:pos="3888"/>
        </w:tabs>
        <w:ind w:left="3888" w:hanging="1152"/>
      </w:pPr>
      <w:rPr>
        <w:rFonts w:ascii="Calibri" w:hAnsi="Calibri" w:hint="default"/>
        <w:b/>
        <w:i w:val="0"/>
        <w:sz w:val="18"/>
        <w:szCs w:val="18"/>
      </w:rPr>
    </w:lvl>
    <w:lvl w:ilvl="4">
      <w:start w:val="1"/>
      <w:numFmt w:val="decimal"/>
      <w:pStyle w:val="REQ-Level5"/>
      <w:lvlText w:val="RQ-%1.%2.%3.%4.%5:"/>
      <w:lvlJc w:val="left"/>
      <w:pPr>
        <w:tabs>
          <w:tab w:val="num" w:pos="5184"/>
        </w:tabs>
        <w:ind w:left="5184" w:hanging="1296"/>
      </w:pPr>
      <w:rPr>
        <w:rFonts w:ascii="Calibri" w:hAnsi="Calibri" w:hint="default"/>
        <w:b/>
        <w:i w:val="0"/>
        <w:sz w:val="18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7" w15:restartNumberingAfterBreak="0">
    <w:nsid w:val="588B06A1"/>
    <w:multiLevelType w:val="hybridMultilevel"/>
    <w:tmpl w:val="AE3CB82C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28" w15:restartNumberingAfterBreak="0">
    <w:nsid w:val="5B1D25FF"/>
    <w:multiLevelType w:val="hybridMultilevel"/>
    <w:tmpl w:val="0AAA826E"/>
    <w:lvl w:ilvl="0" w:tplc="4009000F">
      <w:start w:val="1"/>
      <w:numFmt w:val="decimal"/>
      <w:lvlText w:val="%1."/>
      <w:lvlJc w:val="left"/>
      <w:pPr>
        <w:ind w:left="1650" w:hanging="360"/>
      </w:pPr>
    </w:lvl>
    <w:lvl w:ilvl="1" w:tplc="589E3454">
      <w:numFmt w:val="bullet"/>
      <w:lvlText w:val="-"/>
      <w:lvlJc w:val="left"/>
      <w:pPr>
        <w:ind w:left="2370" w:hanging="360"/>
      </w:pPr>
      <w:rPr>
        <w:rFonts w:ascii="Book Antiqua" w:eastAsiaTheme="minorHAnsi" w:hAnsi="Book Antiqua" w:cstheme="minorBidi"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3090" w:hanging="180"/>
      </w:pPr>
    </w:lvl>
    <w:lvl w:ilvl="3" w:tplc="4009000F" w:tentative="1">
      <w:start w:val="1"/>
      <w:numFmt w:val="decimal"/>
      <w:lvlText w:val="%4."/>
      <w:lvlJc w:val="left"/>
      <w:pPr>
        <w:ind w:left="3810" w:hanging="360"/>
      </w:pPr>
    </w:lvl>
    <w:lvl w:ilvl="4" w:tplc="40090019" w:tentative="1">
      <w:start w:val="1"/>
      <w:numFmt w:val="lowerLetter"/>
      <w:lvlText w:val="%5."/>
      <w:lvlJc w:val="left"/>
      <w:pPr>
        <w:ind w:left="4530" w:hanging="360"/>
      </w:pPr>
    </w:lvl>
    <w:lvl w:ilvl="5" w:tplc="4009001B" w:tentative="1">
      <w:start w:val="1"/>
      <w:numFmt w:val="lowerRoman"/>
      <w:lvlText w:val="%6."/>
      <w:lvlJc w:val="right"/>
      <w:pPr>
        <w:ind w:left="5250" w:hanging="180"/>
      </w:pPr>
    </w:lvl>
    <w:lvl w:ilvl="6" w:tplc="4009000F" w:tentative="1">
      <w:start w:val="1"/>
      <w:numFmt w:val="decimal"/>
      <w:lvlText w:val="%7."/>
      <w:lvlJc w:val="left"/>
      <w:pPr>
        <w:ind w:left="5970" w:hanging="360"/>
      </w:pPr>
    </w:lvl>
    <w:lvl w:ilvl="7" w:tplc="40090019" w:tentative="1">
      <w:start w:val="1"/>
      <w:numFmt w:val="lowerLetter"/>
      <w:lvlText w:val="%8."/>
      <w:lvlJc w:val="left"/>
      <w:pPr>
        <w:ind w:left="6690" w:hanging="360"/>
      </w:pPr>
    </w:lvl>
    <w:lvl w:ilvl="8" w:tplc="40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9" w15:restartNumberingAfterBreak="0">
    <w:nsid w:val="5D572097"/>
    <w:multiLevelType w:val="multilevel"/>
    <w:tmpl w:val="72742C9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5FF217FF"/>
    <w:multiLevelType w:val="hybridMultilevel"/>
    <w:tmpl w:val="9D90366E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31" w15:restartNumberingAfterBreak="0">
    <w:nsid w:val="6A7E2511"/>
    <w:multiLevelType w:val="hybridMultilevel"/>
    <w:tmpl w:val="C4C0AAD2"/>
    <w:lvl w:ilvl="0" w:tplc="FFFFFFFF">
      <w:start w:val="1"/>
      <w:numFmt w:val="decimal"/>
      <w:lvlText w:val="%1."/>
      <w:lvlJc w:val="left"/>
      <w:pPr>
        <w:ind w:left="1812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32" w15:restartNumberingAfterBreak="0">
    <w:nsid w:val="6A895649"/>
    <w:multiLevelType w:val="multilevel"/>
    <w:tmpl w:val="9AF65BA6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18" w:hanging="360"/>
      </w:pPr>
    </w:lvl>
    <w:lvl w:ilvl="4">
      <w:start w:val="1"/>
      <w:numFmt w:val="decimal"/>
      <w:lvlText w:val="%5."/>
      <w:lvlJc w:val="left"/>
      <w:pPr>
        <w:ind w:left="1440" w:hanging="360"/>
      </w:pPr>
    </w:lvl>
    <w:lvl w:ilvl="5">
      <w:start w:val="1"/>
      <w:numFmt w:val="decimal"/>
      <w:lvlText w:val="%1.%2.%3.%4.%5.%6"/>
      <w:lvlJc w:val="left"/>
      <w:pPr>
        <w:ind w:left="2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33" w15:restartNumberingAfterBreak="0">
    <w:nsid w:val="6CAD7DB0"/>
    <w:multiLevelType w:val="singleLevel"/>
    <w:tmpl w:val="9ACC34AE"/>
    <w:lvl w:ilvl="0">
      <w:start w:val="1"/>
      <w:numFmt w:val="bullet"/>
      <w:pStyle w:val="Bullet3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4" w15:restartNumberingAfterBreak="0">
    <w:nsid w:val="76AB3E82"/>
    <w:multiLevelType w:val="hybridMultilevel"/>
    <w:tmpl w:val="E4C4F1F4"/>
    <w:lvl w:ilvl="0" w:tplc="FFFFFFFF">
      <w:start w:val="1"/>
      <w:numFmt w:val="decimal"/>
      <w:lvlText w:val="%1."/>
      <w:lvlJc w:val="left"/>
      <w:pPr>
        <w:ind w:left="2532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35" w15:restartNumberingAfterBreak="0">
    <w:nsid w:val="7B792D1E"/>
    <w:multiLevelType w:val="hybridMultilevel"/>
    <w:tmpl w:val="C5BAE292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36" w15:restartNumberingAfterBreak="0">
    <w:nsid w:val="7CCB5CB4"/>
    <w:multiLevelType w:val="hybridMultilevel"/>
    <w:tmpl w:val="751C4A3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2EE33BE">
      <w:numFmt w:val="bullet"/>
      <w:lvlText w:val=""/>
      <w:lvlJc w:val="left"/>
      <w:pPr>
        <w:ind w:left="2160" w:hanging="360"/>
      </w:pPr>
      <w:rPr>
        <w:rFonts w:ascii="Book Antiqua" w:eastAsiaTheme="minorHAnsi" w:hAnsi="Book Antiqu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D37076"/>
    <w:multiLevelType w:val="hybridMultilevel"/>
    <w:tmpl w:val="EFEE05D4"/>
    <w:lvl w:ilvl="0" w:tplc="FFFFFFFF">
      <w:start w:val="1"/>
      <w:numFmt w:val="decimal"/>
      <w:lvlText w:val="%1."/>
      <w:lvlJc w:val="left"/>
      <w:pPr>
        <w:ind w:left="1998" w:hanging="360"/>
      </w:pPr>
    </w:lvl>
    <w:lvl w:ilvl="1" w:tplc="4009000F">
      <w:start w:val="1"/>
      <w:numFmt w:val="decimal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3438" w:hanging="180"/>
      </w:pPr>
    </w:lvl>
    <w:lvl w:ilvl="3" w:tplc="FFFFFFFF" w:tentative="1">
      <w:start w:val="1"/>
      <w:numFmt w:val="decimal"/>
      <w:lvlText w:val="%4."/>
      <w:lvlJc w:val="left"/>
      <w:pPr>
        <w:ind w:left="4158" w:hanging="360"/>
      </w:pPr>
    </w:lvl>
    <w:lvl w:ilvl="4" w:tplc="FFFFFFFF" w:tentative="1">
      <w:start w:val="1"/>
      <w:numFmt w:val="lowerLetter"/>
      <w:lvlText w:val="%5."/>
      <w:lvlJc w:val="left"/>
      <w:pPr>
        <w:ind w:left="4878" w:hanging="360"/>
      </w:pPr>
    </w:lvl>
    <w:lvl w:ilvl="5" w:tplc="FFFFFFFF" w:tentative="1">
      <w:start w:val="1"/>
      <w:numFmt w:val="lowerRoman"/>
      <w:lvlText w:val="%6."/>
      <w:lvlJc w:val="right"/>
      <w:pPr>
        <w:ind w:left="5598" w:hanging="180"/>
      </w:pPr>
    </w:lvl>
    <w:lvl w:ilvl="6" w:tplc="FFFFFFFF" w:tentative="1">
      <w:start w:val="1"/>
      <w:numFmt w:val="decimal"/>
      <w:lvlText w:val="%7."/>
      <w:lvlJc w:val="left"/>
      <w:pPr>
        <w:ind w:left="6318" w:hanging="360"/>
      </w:pPr>
    </w:lvl>
    <w:lvl w:ilvl="7" w:tplc="FFFFFFFF" w:tentative="1">
      <w:start w:val="1"/>
      <w:numFmt w:val="lowerLetter"/>
      <w:lvlText w:val="%8."/>
      <w:lvlJc w:val="left"/>
      <w:pPr>
        <w:ind w:left="7038" w:hanging="360"/>
      </w:pPr>
    </w:lvl>
    <w:lvl w:ilvl="8" w:tplc="FFFFFFFF" w:tentative="1">
      <w:start w:val="1"/>
      <w:numFmt w:val="lowerRoman"/>
      <w:lvlText w:val="%9."/>
      <w:lvlJc w:val="right"/>
      <w:pPr>
        <w:ind w:left="7758" w:hanging="180"/>
      </w:pPr>
    </w:lvl>
  </w:abstractNum>
  <w:abstractNum w:abstractNumId="38" w15:restartNumberingAfterBreak="0">
    <w:nsid w:val="7D24132B"/>
    <w:multiLevelType w:val="hybridMultilevel"/>
    <w:tmpl w:val="1AB63E76"/>
    <w:lvl w:ilvl="0" w:tplc="4009000F">
      <w:start w:val="1"/>
      <w:numFmt w:val="decimal"/>
      <w:lvlText w:val="%1."/>
      <w:lvlJc w:val="left"/>
      <w:pPr>
        <w:ind w:left="1638" w:hanging="360"/>
      </w:pPr>
    </w:lvl>
    <w:lvl w:ilvl="1" w:tplc="40090019" w:tentative="1">
      <w:start w:val="1"/>
      <w:numFmt w:val="lowerLetter"/>
      <w:lvlText w:val="%2."/>
      <w:lvlJc w:val="left"/>
      <w:pPr>
        <w:ind w:left="2358" w:hanging="360"/>
      </w:pPr>
    </w:lvl>
    <w:lvl w:ilvl="2" w:tplc="4009001B" w:tentative="1">
      <w:start w:val="1"/>
      <w:numFmt w:val="lowerRoman"/>
      <w:lvlText w:val="%3."/>
      <w:lvlJc w:val="right"/>
      <w:pPr>
        <w:ind w:left="3078" w:hanging="180"/>
      </w:pPr>
    </w:lvl>
    <w:lvl w:ilvl="3" w:tplc="4009000F" w:tentative="1">
      <w:start w:val="1"/>
      <w:numFmt w:val="decimal"/>
      <w:lvlText w:val="%4."/>
      <w:lvlJc w:val="left"/>
      <w:pPr>
        <w:ind w:left="3798" w:hanging="360"/>
      </w:pPr>
    </w:lvl>
    <w:lvl w:ilvl="4" w:tplc="40090019" w:tentative="1">
      <w:start w:val="1"/>
      <w:numFmt w:val="lowerLetter"/>
      <w:lvlText w:val="%5."/>
      <w:lvlJc w:val="left"/>
      <w:pPr>
        <w:ind w:left="4518" w:hanging="360"/>
      </w:pPr>
    </w:lvl>
    <w:lvl w:ilvl="5" w:tplc="4009001B" w:tentative="1">
      <w:start w:val="1"/>
      <w:numFmt w:val="lowerRoman"/>
      <w:lvlText w:val="%6."/>
      <w:lvlJc w:val="right"/>
      <w:pPr>
        <w:ind w:left="5238" w:hanging="180"/>
      </w:pPr>
    </w:lvl>
    <w:lvl w:ilvl="6" w:tplc="4009000F" w:tentative="1">
      <w:start w:val="1"/>
      <w:numFmt w:val="decimal"/>
      <w:lvlText w:val="%7."/>
      <w:lvlJc w:val="left"/>
      <w:pPr>
        <w:ind w:left="5958" w:hanging="360"/>
      </w:pPr>
    </w:lvl>
    <w:lvl w:ilvl="7" w:tplc="40090019" w:tentative="1">
      <w:start w:val="1"/>
      <w:numFmt w:val="lowerLetter"/>
      <w:lvlText w:val="%8."/>
      <w:lvlJc w:val="left"/>
      <w:pPr>
        <w:ind w:left="6678" w:hanging="360"/>
      </w:pPr>
    </w:lvl>
    <w:lvl w:ilvl="8" w:tplc="4009001B" w:tentative="1">
      <w:start w:val="1"/>
      <w:numFmt w:val="lowerRoman"/>
      <w:lvlText w:val="%9."/>
      <w:lvlJc w:val="right"/>
      <w:pPr>
        <w:ind w:left="7398" w:hanging="180"/>
      </w:pPr>
    </w:lvl>
  </w:abstractNum>
  <w:abstractNum w:abstractNumId="39" w15:restartNumberingAfterBreak="0">
    <w:nsid w:val="7D492957"/>
    <w:multiLevelType w:val="multilevel"/>
    <w:tmpl w:val="4EFEE380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290" w:hanging="360"/>
      </w:p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num w:numId="1" w16cid:durableId="1558128835">
    <w:abstractNumId w:val="26"/>
  </w:num>
  <w:num w:numId="2" w16cid:durableId="1669284287">
    <w:abstractNumId w:val="0"/>
  </w:num>
  <w:num w:numId="3" w16cid:durableId="478228983">
    <w:abstractNumId w:val="29"/>
  </w:num>
  <w:num w:numId="4" w16cid:durableId="109591505">
    <w:abstractNumId w:val="33"/>
  </w:num>
  <w:num w:numId="5" w16cid:durableId="1338650840">
    <w:abstractNumId w:val="2"/>
  </w:num>
  <w:num w:numId="6" w16cid:durableId="1094321894">
    <w:abstractNumId w:val="9"/>
  </w:num>
  <w:num w:numId="7" w16cid:durableId="1899320034">
    <w:abstractNumId w:val="22"/>
  </w:num>
  <w:num w:numId="8" w16cid:durableId="519392179">
    <w:abstractNumId w:val="25"/>
  </w:num>
  <w:num w:numId="9" w16cid:durableId="1319117203">
    <w:abstractNumId w:val="1"/>
  </w:num>
  <w:num w:numId="10" w16cid:durableId="1067416228">
    <w:abstractNumId w:val="36"/>
  </w:num>
  <w:num w:numId="11" w16cid:durableId="387607473">
    <w:abstractNumId w:val="20"/>
  </w:num>
  <w:num w:numId="12" w16cid:durableId="1427380346">
    <w:abstractNumId w:val="3"/>
  </w:num>
  <w:num w:numId="13" w16cid:durableId="800541803">
    <w:abstractNumId w:val="34"/>
  </w:num>
  <w:num w:numId="14" w16cid:durableId="1399748222">
    <w:abstractNumId w:val="18"/>
  </w:num>
  <w:num w:numId="15" w16cid:durableId="1689480394">
    <w:abstractNumId w:val="32"/>
  </w:num>
  <w:num w:numId="16" w16cid:durableId="214778044">
    <w:abstractNumId w:val="16"/>
  </w:num>
  <w:num w:numId="17" w16cid:durableId="1328745896">
    <w:abstractNumId w:val="11"/>
  </w:num>
  <w:num w:numId="18" w16cid:durableId="746617121">
    <w:abstractNumId w:val="14"/>
  </w:num>
  <w:num w:numId="19" w16cid:durableId="1868832762">
    <w:abstractNumId w:val="8"/>
  </w:num>
  <w:num w:numId="20" w16cid:durableId="1194348848">
    <w:abstractNumId w:val="28"/>
  </w:num>
  <w:num w:numId="21" w16cid:durableId="1510097200">
    <w:abstractNumId w:val="17"/>
  </w:num>
  <w:num w:numId="22" w16cid:durableId="1220898594">
    <w:abstractNumId w:val="13"/>
  </w:num>
  <w:num w:numId="23" w16cid:durableId="902451130">
    <w:abstractNumId w:val="5"/>
  </w:num>
  <w:num w:numId="24" w16cid:durableId="236138882">
    <w:abstractNumId w:val="15"/>
  </w:num>
  <w:num w:numId="25" w16cid:durableId="2089840786">
    <w:abstractNumId w:val="27"/>
  </w:num>
  <w:num w:numId="26" w16cid:durableId="1473016224">
    <w:abstractNumId w:val="30"/>
  </w:num>
  <w:num w:numId="27" w16cid:durableId="708603171">
    <w:abstractNumId w:val="19"/>
  </w:num>
  <w:num w:numId="28" w16cid:durableId="988896813">
    <w:abstractNumId w:val="23"/>
  </w:num>
  <w:num w:numId="29" w16cid:durableId="973294152">
    <w:abstractNumId w:val="31"/>
  </w:num>
  <w:num w:numId="30" w16cid:durableId="189296112">
    <w:abstractNumId w:val="35"/>
  </w:num>
  <w:num w:numId="31" w16cid:durableId="1060059884">
    <w:abstractNumId w:val="10"/>
  </w:num>
  <w:num w:numId="32" w16cid:durableId="912811941">
    <w:abstractNumId w:val="37"/>
  </w:num>
  <w:num w:numId="33" w16cid:durableId="666177950">
    <w:abstractNumId w:val="24"/>
  </w:num>
  <w:num w:numId="34" w16cid:durableId="218326385">
    <w:abstractNumId w:val="38"/>
  </w:num>
  <w:num w:numId="35" w16cid:durableId="354499975">
    <w:abstractNumId w:val="21"/>
  </w:num>
  <w:num w:numId="36" w16cid:durableId="635338181">
    <w:abstractNumId w:val="4"/>
  </w:num>
  <w:num w:numId="37" w16cid:durableId="1151606156">
    <w:abstractNumId w:val="7"/>
  </w:num>
  <w:num w:numId="38" w16cid:durableId="408117068">
    <w:abstractNumId w:val="39"/>
  </w:num>
  <w:num w:numId="39" w16cid:durableId="40370706">
    <w:abstractNumId w:val="6"/>
  </w:num>
  <w:num w:numId="40" w16cid:durableId="937102593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D1"/>
    <w:rsid w:val="00002397"/>
    <w:rsid w:val="000024B5"/>
    <w:rsid w:val="00002E35"/>
    <w:rsid w:val="000030F1"/>
    <w:rsid w:val="00003CA7"/>
    <w:rsid w:val="00003ED7"/>
    <w:rsid w:val="0000560B"/>
    <w:rsid w:val="00007118"/>
    <w:rsid w:val="0001191A"/>
    <w:rsid w:val="0001202C"/>
    <w:rsid w:val="000127FD"/>
    <w:rsid w:val="000148A5"/>
    <w:rsid w:val="000231BC"/>
    <w:rsid w:val="00023ED6"/>
    <w:rsid w:val="00024196"/>
    <w:rsid w:val="00026B93"/>
    <w:rsid w:val="00027206"/>
    <w:rsid w:val="000275A5"/>
    <w:rsid w:val="00027CC5"/>
    <w:rsid w:val="00030334"/>
    <w:rsid w:val="00030909"/>
    <w:rsid w:val="00030C42"/>
    <w:rsid w:val="00030EF6"/>
    <w:rsid w:val="000324E1"/>
    <w:rsid w:val="00032C21"/>
    <w:rsid w:val="00032C5D"/>
    <w:rsid w:val="00034FD3"/>
    <w:rsid w:val="00035B2C"/>
    <w:rsid w:val="00036DB5"/>
    <w:rsid w:val="00037B69"/>
    <w:rsid w:val="00041B9D"/>
    <w:rsid w:val="00045047"/>
    <w:rsid w:val="0005060A"/>
    <w:rsid w:val="00051731"/>
    <w:rsid w:val="00051F29"/>
    <w:rsid w:val="000532A1"/>
    <w:rsid w:val="00053D26"/>
    <w:rsid w:val="0005480D"/>
    <w:rsid w:val="00055DC3"/>
    <w:rsid w:val="00056F71"/>
    <w:rsid w:val="00057145"/>
    <w:rsid w:val="00057267"/>
    <w:rsid w:val="00060842"/>
    <w:rsid w:val="00061A5A"/>
    <w:rsid w:val="000624DE"/>
    <w:rsid w:val="00062A0C"/>
    <w:rsid w:val="00063E5F"/>
    <w:rsid w:val="00063F47"/>
    <w:rsid w:val="00064789"/>
    <w:rsid w:val="00064FCF"/>
    <w:rsid w:val="000661B6"/>
    <w:rsid w:val="00070003"/>
    <w:rsid w:val="00070EF2"/>
    <w:rsid w:val="00072007"/>
    <w:rsid w:val="00072434"/>
    <w:rsid w:val="000732A5"/>
    <w:rsid w:val="000759FC"/>
    <w:rsid w:val="000769C5"/>
    <w:rsid w:val="000804D8"/>
    <w:rsid w:val="000837A1"/>
    <w:rsid w:val="00084246"/>
    <w:rsid w:val="0008470F"/>
    <w:rsid w:val="00084C51"/>
    <w:rsid w:val="00084D2D"/>
    <w:rsid w:val="000863A3"/>
    <w:rsid w:val="00086717"/>
    <w:rsid w:val="00087D4B"/>
    <w:rsid w:val="000913AE"/>
    <w:rsid w:val="000913B1"/>
    <w:rsid w:val="00094F44"/>
    <w:rsid w:val="00096154"/>
    <w:rsid w:val="000970DD"/>
    <w:rsid w:val="000A1C90"/>
    <w:rsid w:val="000A28A1"/>
    <w:rsid w:val="000A29C0"/>
    <w:rsid w:val="000A4CA2"/>
    <w:rsid w:val="000A52FC"/>
    <w:rsid w:val="000A6032"/>
    <w:rsid w:val="000B016C"/>
    <w:rsid w:val="000B06F0"/>
    <w:rsid w:val="000B0D3A"/>
    <w:rsid w:val="000B1DDB"/>
    <w:rsid w:val="000B2AFF"/>
    <w:rsid w:val="000B36A4"/>
    <w:rsid w:val="000B7A67"/>
    <w:rsid w:val="000B7AD0"/>
    <w:rsid w:val="000B7E30"/>
    <w:rsid w:val="000C04D5"/>
    <w:rsid w:val="000C1AD5"/>
    <w:rsid w:val="000C42D5"/>
    <w:rsid w:val="000C4B6A"/>
    <w:rsid w:val="000D2B64"/>
    <w:rsid w:val="000D2BCC"/>
    <w:rsid w:val="000D36E9"/>
    <w:rsid w:val="000D4E10"/>
    <w:rsid w:val="000D78C2"/>
    <w:rsid w:val="000D7CD5"/>
    <w:rsid w:val="000E01C3"/>
    <w:rsid w:val="000E4317"/>
    <w:rsid w:val="000E4728"/>
    <w:rsid w:val="000E655B"/>
    <w:rsid w:val="000F100C"/>
    <w:rsid w:val="000F236C"/>
    <w:rsid w:val="000F4349"/>
    <w:rsid w:val="000F4EBD"/>
    <w:rsid w:val="000F53B1"/>
    <w:rsid w:val="000F56EE"/>
    <w:rsid w:val="000F762A"/>
    <w:rsid w:val="000F7BA8"/>
    <w:rsid w:val="001008E4"/>
    <w:rsid w:val="00100BC6"/>
    <w:rsid w:val="00100C19"/>
    <w:rsid w:val="00102F1C"/>
    <w:rsid w:val="00106293"/>
    <w:rsid w:val="00106325"/>
    <w:rsid w:val="00106C55"/>
    <w:rsid w:val="00107988"/>
    <w:rsid w:val="0010799E"/>
    <w:rsid w:val="00114405"/>
    <w:rsid w:val="0011456A"/>
    <w:rsid w:val="00114D4A"/>
    <w:rsid w:val="00121D23"/>
    <w:rsid w:val="00125975"/>
    <w:rsid w:val="00125F9F"/>
    <w:rsid w:val="00133E0D"/>
    <w:rsid w:val="00135CEA"/>
    <w:rsid w:val="00135E1F"/>
    <w:rsid w:val="001406A0"/>
    <w:rsid w:val="0014193B"/>
    <w:rsid w:val="00143D2A"/>
    <w:rsid w:val="00143E2B"/>
    <w:rsid w:val="00147A96"/>
    <w:rsid w:val="00151F7E"/>
    <w:rsid w:val="001520DA"/>
    <w:rsid w:val="00153FC5"/>
    <w:rsid w:val="00156496"/>
    <w:rsid w:val="00162BC1"/>
    <w:rsid w:val="00162C66"/>
    <w:rsid w:val="0016633C"/>
    <w:rsid w:val="00166B52"/>
    <w:rsid w:val="00172FB3"/>
    <w:rsid w:val="00173BBC"/>
    <w:rsid w:val="00173D7C"/>
    <w:rsid w:val="00174CE1"/>
    <w:rsid w:val="00175C84"/>
    <w:rsid w:val="00180D4D"/>
    <w:rsid w:val="001833E3"/>
    <w:rsid w:val="00183900"/>
    <w:rsid w:val="001844A6"/>
    <w:rsid w:val="00193DAE"/>
    <w:rsid w:val="0019507B"/>
    <w:rsid w:val="0019509B"/>
    <w:rsid w:val="00196200"/>
    <w:rsid w:val="00196537"/>
    <w:rsid w:val="001976FE"/>
    <w:rsid w:val="001A371B"/>
    <w:rsid w:val="001A512C"/>
    <w:rsid w:val="001A53B3"/>
    <w:rsid w:val="001A5F1C"/>
    <w:rsid w:val="001B21FF"/>
    <w:rsid w:val="001B22E1"/>
    <w:rsid w:val="001B4AEF"/>
    <w:rsid w:val="001B6D86"/>
    <w:rsid w:val="001B78A9"/>
    <w:rsid w:val="001C19CF"/>
    <w:rsid w:val="001C1EFD"/>
    <w:rsid w:val="001C20B1"/>
    <w:rsid w:val="001C269D"/>
    <w:rsid w:val="001C340E"/>
    <w:rsid w:val="001C3DB4"/>
    <w:rsid w:val="001C5DAB"/>
    <w:rsid w:val="001D0411"/>
    <w:rsid w:val="001D041A"/>
    <w:rsid w:val="001D77AD"/>
    <w:rsid w:val="001E01CA"/>
    <w:rsid w:val="001E1145"/>
    <w:rsid w:val="001E265C"/>
    <w:rsid w:val="001E43AB"/>
    <w:rsid w:val="001E6414"/>
    <w:rsid w:val="001E7F5F"/>
    <w:rsid w:val="001F0B24"/>
    <w:rsid w:val="001F2BFD"/>
    <w:rsid w:val="001F4185"/>
    <w:rsid w:val="001F4D4C"/>
    <w:rsid w:val="001F7D34"/>
    <w:rsid w:val="00200C2C"/>
    <w:rsid w:val="00200C8D"/>
    <w:rsid w:val="00200F12"/>
    <w:rsid w:val="00202BF8"/>
    <w:rsid w:val="00202D6E"/>
    <w:rsid w:val="00203E90"/>
    <w:rsid w:val="00204245"/>
    <w:rsid w:val="0020438B"/>
    <w:rsid w:val="00204848"/>
    <w:rsid w:val="00204D27"/>
    <w:rsid w:val="002059D0"/>
    <w:rsid w:val="002060F6"/>
    <w:rsid w:val="00206478"/>
    <w:rsid w:val="00206EDC"/>
    <w:rsid w:val="00207491"/>
    <w:rsid w:val="00207B62"/>
    <w:rsid w:val="002109F2"/>
    <w:rsid w:val="002118D8"/>
    <w:rsid w:val="00211D73"/>
    <w:rsid w:val="00217223"/>
    <w:rsid w:val="00217618"/>
    <w:rsid w:val="002204B8"/>
    <w:rsid w:val="00222778"/>
    <w:rsid w:val="002236A5"/>
    <w:rsid w:val="002237E1"/>
    <w:rsid w:val="00224294"/>
    <w:rsid w:val="002245D0"/>
    <w:rsid w:val="00224BEB"/>
    <w:rsid w:val="00227828"/>
    <w:rsid w:val="00230BA8"/>
    <w:rsid w:val="00230C64"/>
    <w:rsid w:val="00231EDD"/>
    <w:rsid w:val="0024078D"/>
    <w:rsid w:val="002428F7"/>
    <w:rsid w:val="00243449"/>
    <w:rsid w:val="00243B5E"/>
    <w:rsid w:val="0024506C"/>
    <w:rsid w:val="0024569B"/>
    <w:rsid w:val="00247204"/>
    <w:rsid w:val="00252BCA"/>
    <w:rsid w:val="00252D13"/>
    <w:rsid w:val="0025380E"/>
    <w:rsid w:val="002540EF"/>
    <w:rsid w:val="00254E33"/>
    <w:rsid w:val="00255609"/>
    <w:rsid w:val="00256A7E"/>
    <w:rsid w:val="00256E10"/>
    <w:rsid w:val="0025708F"/>
    <w:rsid w:val="00262211"/>
    <w:rsid w:val="002633C5"/>
    <w:rsid w:val="00265C8F"/>
    <w:rsid w:val="0026629D"/>
    <w:rsid w:val="002671DB"/>
    <w:rsid w:val="00267F91"/>
    <w:rsid w:val="00271F93"/>
    <w:rsid w:val="00275B36"/>
    <w:rsid w:val="00276CBA"/>
    <w:rsid w:val="00282B19"/>
    <w:rsid w:val="0028308A"/>
    <w:rsid w:val="00284EB4"/>
    <w:rsid w:val="00287086"/>
    <w:rsid w:val="00291A1D"/>
    <w:rsid w:val="002950C8"/>
    <w:rsid w:val="002965DB"/>
    <w:rsid w:val="002966DE"/>
    <w:rsid w:val="002A0A70"/>
    <w:rsid w:val="002A0C78"/>
    <w:rsid w:val="002A1D69"/>
    <w:rsid w:val="002A2429"/>
    <w:rsid w:val="002A3E98"/>
    <w:rsid w:val="002A60C0"/>
    <w:rsid w:val="002A6B17"/>
    <w:rsid w:val="002A77A9"/>
    <w:rsid w:val="002B0825"/>
    <w:rsid w:val="002B1ACF"/>
    <w:rsid w:val="002B3466"/>
    <w:rsid w:val="002B4A78"/>
    <w:rsid w:val="002B63B6"/>
    <w:rsid w:val="002B6690"/>
    <w:rsid w:val="002C0546"/>
    <w:rsid w:val="002C21EE"/>
    <w:rsid w:val="002C2DA8"/>
    <w:rsid w:val="002C5288"/>
    <w:rsid w:val="002C5D1F"/>
    <w:rsid w:val="002C6818"/>
    <w:rsid w:val="002D0867"/>
    <w:rsid w:val="002D147B"/>
    <w:rsid w:val="002D1B05"/>
    <w:rsid w:val="002D5BE1"/>
    <w:rsid w:val="002D78BA"/>
    <w:rsid w:val="002D7C67"/>
    <w:rsid w:val="002E128C"/>
    <w:rsid w:val="002E1B6C"/>
    <w:rsid w:val="002E1C61"/>
    <w:rsid w:val="002E25F8"/>
    <w:rsid w:val="002E39E3"/>
    <w:rsid w:val="002E3CA6"/>
    <w:rsid w:val="002E5354"/>
    <w:rsid w:val="002F0526"/>
    <w:rsid w:val="002F0AD7"/>
    <w:rsid w:val="002F11DE"/>
    <w:rsid w:val="002F2FCB"/>
    <w:rsid w:val="002F3442"/>
    <w:rsid w:val="002F75F3"/>
    <w:rsid w:val="00304169"/>
    <w:rsid w:val="00305133"/>
    <w:rsid w:val="00305C85"/>
    <w:rsid w:val="00306557"/>
    <w:rsid w:val="00310EF1"/>
    <w:rsid w:val="003130A7"/>
    <w:rsid w:val="0031429D"/>
    <w:rsid w:val="00314D80"/>
    <w:rsid w:val="003153EC"/>
    <w:rsid w:val="00315D86"/>
    <w:rsid w:val="00315FDF"/>
    <w:rsid w:val="0031623B"/>
    <w:rsid w:val="0031786B"/>
    <w:rsid w:val="00320048"/>
    <w:rsid w:val="00322A8C"/>
    <w:rsid w:val="00322B70"/>
    <w:rsid w:val="00325996"/>
    <w:rsid w:val="00325D7B"/>
    <w:rsid w:val="0032738E"/>
    <w:rsid w:val="003305F8"/>
    <w:rsid w:val="00330AED"/>
    <w:rsid w:val="00331D8C"/>
    <w:rsid w:val="003343D1"/>
    <w:rsid w:val="00334400"/>
    <w:rsid w:val="0033499E"/>
    <w:rsid w:val="00337E76"/>
    <w:rsid w:val="00344A33"/>
    <w:rsid w:val="00344A4C"/>
    <w:rsid w:val="00346DB2"/>
    <w:rsid w:val="00350B20"/>
    <w:rsid w:val="003514C3"/>
    <w:rsid w:val="00351FDD"/>
    <w:rsid w:val="003539C6"/>
    <w:rsid w:val="00356C6B"/>
    <w:rsid w:val="00357342"/>
    <w:rsid w:val="00366505"/>
    <w:rsid w:val="00366837"/>
    <w:rsid w:val="00367ACA"/>
    <w:rsid w:val="00370CBF"/>
    <w:rsid w:val="003719FA"/>
    <w:rsid w:val="00372C38"/>
    <w:rsid w:val="00373AE3"/>
    <w:rsid w:val="00374DAC"/>
    <w:rsid w:val="00382D89"/>
    <w:rsid w:val="003863BF"/>
    <w:rsid w:val="003868F3"/>
    <w:rsid w:val="00387BEC"/>
    <w:rsid w:val="0039122A"/>
    <w:rsid w:val="00391512"/>
    <w:rsid w:val="0039378A"/>
    <w:rsid w:val="00394B97"/>
    <w:rsid w:val="003960EF"/>
    <w:rsid w:val="003A0A05"/>
    <w:rsid w:val="003A1A22"/>
    <w:rsid w:val="003A2C4A"/>
    <w:rsid w:val="003A73E5"/>
    <w:rsid w:val="003B2B61"/>
    <w:rsid w:val="003B3663"/>
    <w:rsid w:val="003B5582"/>
    <w:rsid w:val="003B5E38"/>
    <w:rsid w:val="003B64B1"/>
    <w:rsid w:val="003B6E3A"/>
    <w:rsid w:val="003C07A9"/>
    <w:rsid w:val="003C3A6A"/>
    <w:rsid w:val="003C4F84"/>
    <w:rsid w:val="003C55F4"/>
    <w:rsid w:val="003C5BEF"/>
    <w:rsid w:val="003D03B9"/>
    <w:rsid w:val="003D1F3E"/>
    <w:rsid w:val="003D1F7F"/>
    <w:rsid w:val="003D36C9"/>
    <w:rsid w:val="003D5365"/>
    <w:rsid w:val="003D5F5C"/>
    <w:rsid w:val="003E0E0A"/>
    <w:rsid w:val="003E1B5C"/>
    <w:rsid w:val="003E2C0E"/>
    <w:rsid w:val="003E4BA5"/>
    <w:rsid w:val="003E4EBD"/>
    <w:rsid w:val="003E7BF5"/>
    <w:rsid w:val="003E7ECF"/>
    <w:rsid w:val="003F080F"/>
    <w:rsid w:val="003F0E7E"/>
    <w:rsid w:val="003F34B2"/>
    <w:rsid w:val="003F62BD"/>
    <w:rsid w:val="004004E7"/>
    <w:rsid w:val="004014A3"/>
    <w:rsid w:val="004020FC"/>
    <w:rsid w:val="0040347D"/>
    <w:rsid w:val="00403505"/>
    <w:rsid w:val="0040506A"/>
    <w:rsid w:val="004052BA"/>
    <w:rsid w:val="00405FEC"/>
    <w:rsid w:val="0040686E"/>
    <w:rsid w:val="00411B8B"/>
    <w:rsid w:val="00412EA6"/>
    <w:rsid w:val="00413BD3"/>
    <w:rsid w:val="00414098"/>
    <w:rsid w:val="004172E5"/>
    <w:rsid w:val="00422827"/>
    <w:rsid w:val="0042464C"/>
    <w:rsid w:val="004309D0"/>
    <w:rsid w:val="00430E23"/>
    <w:rsid w:val="00432EED"/>
    <w:rsid w:val="0043331F"/>
    <w:rsid w:val="00433FB7"/>
    <w:rsid w:val="00435CA3"/>
    <w:rsid w:val="004402F8"/>
    <w:rsid w:val="00440DEE"/>
    <w:rsid w:val="00442CC4"/>
    <w:rsid w:val="00444A12"/>
    <w:rsid w:val="00444F6A"/>
    <w:rsid w:val="0044584D"/>
    <w:rsid w:val="00445A31"/>
    <w:rsid w:val="0044764B"/>
    <w:rsid w:val="00447FE4"/>
    <w:rsid w:val="00454520"/>
    <w:rsid w:val="00455DA8"/>
    <w:rsid w:val="0045727F"/>
    <w:rsid w:val="004603BB"/>
    <w:rsid w:val="00461825"/>
    <w:rsid w:val="0046191B"/>
    <w:rsid w:val="0046216C"/>
    <w:rsid w:val="004632EF"/>
    <w:rsid w:val="0046383B"/>
    <w:rsid w:val="0047121F"/>
    <w:rsid w:val="00471E71"/>
    <w:rsid w:val="004721C1"/>
    <w:rsid w:val="004738DB"/>
    <w:rsid w:val="004747CA"/>
    <w:rsid w:val="004809B9"/>
    <w:rsid w:val="0048119D"/>
    <w:rsid w:val="00482559"/>
    <w:rsid w:val="004827D8"/>
    <w:rsid w:val="00485813"/>
    <w:rsid w:val="0048668A"/>
    <w:rsid w:val="004918EE"/>
    <w:rsid w:val="00493220"/>
    <w:rsid w:val="00496035"/>
    <w:rsid w:val="00497A91"/>
    <w:rsid w:val="004A33D9"/>
    <w:rsid w:val="004A4101"/>
    <w:rsid w:val="004A638E"/>
    <w:rsid w:val="004B0497"/>
    <w:rsid w:val="004B396F"/>
    <w:rsid w:val="004B42FA"/>
    <w:rsid w:val="004B4449"/>
    <w:rsid w:val="004B5214"/>
    <w:rsid w:val="004B5235"/>
    <w:rsid w:val="004B6B99"/>
    <w:rsid w:val="004C1C9B"/>
    <w:rsid w:val="004C20B9"/>
    <w:rsid w:val="004C75BC"/>
    <w:rsid w:val="004D0045"/>
    <w:rsid w:val="004D3CB1"/>
    <w:rsid w:val="004D4979"/>
    <w:rsid w:val="004D4AA0"/>
    <w:rsid w:val="004D57CC"/>
    <w:rsid w:val="004E0C2C"/>
    <w:rsid w:val="004E114A"/>
    <w:rsid w:val="004E22A3"/>
    <w:rsid w:val="004E29A0"/>
    <w:rsid w:val="004E2EC1"/>
    <w:rsid w:val="004E348A"/>
    <w:rsid w:val="004E3CA8"/>
    <w:rsid w:val="004F2761"/>
    <w:rsid w:val="004F3C9E"/>
    <w:rsid w:val="004F463A"/>
    <w:rsid w:val="004F5ADB"/>
    <w:rsid w:val="004F5E5A"/>
    <w:rsid w:val="004F613C"/>
    <w:rsid w:val="00500060"/>
    <w:rsid w:val="00504984"/>
    <w:rsid w:val="00504C0A"/>
    <w:rsid w:val="00507BA2"/>
    <w:rsid w:val="0051004E"/>
    <w:rsid w:val="00510815"/>
    <w:rsid w:val="0051563E"/>
    <w:rsid w:val="00516101"/>
    <w:rsid w:val="00517CF4"/>
    <w:rsid w:val="005222CD"/>
    <w:rsid w:val="00522E86"/>
    <w:rsid w:val="005230DE"/>
    <w:rsid w:val="00525D0B"/>
    <w:rsid w:val="00525FC9"/>
    <w:rsid w:val="005312D3"/>
    <w:rsid w:val="00531ADB"/>
    <w:rsid w:val="00532932"/>
    <w:rsid w:val="0053534F"/>
    <w:rsid w:val="00535D5B"/>
    <w:rsid w:val="00537CAA"/>
    <w:rsid w:val="00540165"/>
    <w:rsid w:val="00540DD2"/>
    <w:rsid w:val="00542964"/>
    <w:rsid w:val="00543C85"/>
    <w:rsid w:val="00546EFA"/>
    <w:rsid w:val="005515C8"/>
    <w:rsid w:val="00551C4A"/>
    <w:rsid w:val="0055213E"/>
    <w:rsid w:val="00552529"/>
    <w:rsid w:val="00556CAA"/>
    <w:rsid w:val="00557B3C"/>
    <w:rsid w:val="00560C1F"/>
    <w:rsid w:val="00560EA4"/>
    <w:rsid w:val="00561CC9"/>
    <w:rsid w:val="00562E5B"/>
    <w:rsid w:val="00566244"/>
    <w:rsid w:val="00567AD3"/>
    <w:rsid w:val="00574ED2"/>
    <w:rsid w:val="005816ED"/>
    <w:rsid w:val="00583197"/>
    <w:rsid w:val="005838AE"/>
    <w:rsid w:val="00583A79"/>
    <w:rsid w:val="00583AE7"/>
    <w:rsid w:val="00584BB2"/>
    <w:rsid w:val="00585270"/>
    <w:rsid w:val="00585D0C"/>
    <w:rsid w:val="005866F1"/>
    <w:rsid w:val="00586CC9"/>
    <w:rsid w:val="0058794E"/>
    <w:rsid w:val="0059094A"/>
    <w:rsid w:val="00590E59"/>
    <w:rsid w:val="005938EC"/>
    <w:rsid w:val="00596825"/>
    <w:rsid w:val="005A0571"/>
    <w:rsid w:val="005A26C1"/>
    <w:rsid w:val="005A698F"/>
    <w:rsid w:val="005B3812"/>
    <w:rsid w:val="005B3E3D"/>
    <w:rsid w:val="005B485B"/>
    <w:rsid w:val="005B6B3B"/>
    <w:rsid w:val="005C04E2"/>
    <w:rsid w:val="005C09EF"/>
    <w:rsid w:val="005C0BD2"/>
    <w:rsid w:val="005C12C3"/>
    <w:rsid w:val="005C2891"/>
    <w:rsid w:val="005C40BD"/>
    <w:rsid w:val="005C4183"/>
    <w:rsid w:val="005C56BE"/>
    <w:rsid w:val="005C71D7"/>
    <w:rsid w:val="005D06F5"/>
    <w:rsid w:val="005D34CF"/>
    <w:rsid w:val="005E14BF"/>
    <w:rsid w:val="005E195D"/>
    <w:rsid w:val="005E1A85"/>
    <w:rsid w:val="005E36B8"/>
    <w:rsid w:val="005E3FDE"/>
    <w:rsid w:val="005E7E84"/>
    <w:rsid w:val="005F0C9E"/>
    <w:rsid w:val="005F1F38"/>
    <w:rsid w:val="005F4C12"/>
    <w:rsid w:val="005F58F4"/>
    <w:rsid w:val="005F60C1"/>
    <w:rsid w:val="0060293F"/>
    <w:rsid w:val="00603C9A"/>
    <w:rsid w:val="006047E9"/>
    <w:rsid w:val="006049C8"/>
    <w:rsid w:val="00606F92"/>
    <w:rsid w:val="0060765D"/>
    <w:rsid w:val="00610E69"/>
    <w:rsid w:val="00612403"/>
    <w:rsid w:val="0061381A"/>
    <w:rsid w:val="00614315"/>
    <w:rsid w:val="006170C9"/>
    <w:rsid w:val="006171D1"/>
    <w:rsid w:val="00617F9E"/>
    <w:rsid w:val="006203C0"/>
    <w:rsid w:val="00623CAA"/>
    <w:rsid w:val="00623F4C"/>
    <w:rsid w:val="00623FB8"/>
    <w:rsid w:val="00624E43"/>
    <w:rsid w:val="00625DC1"/>
    <w:rsid w:val="00626904"/>
    <w:rsid w:val="00626F93"/>
    <w:rsid w:val="00633AE8"/>
    <w:rsid w:val="00634C77"/>
    <w:rsid w:val="00640331"/>
    <w:rsid w:val="006406F8"/>
    <w:rsid w:val="00643455"/>
    <w:rsid w:val="00645F2B"/>
    <w:rsid w:val="0064735A"/>
    <w:rsid w:val="006479E9"/>
    <w:rsid w:val="006503D4"/>
    <w:rsid w:val="006522E3"/>
    <w:rsid w:val="00652497"/>
    <w:rsid w:val="006534CE"/>
    <w:rsid w:val="00653F6C"/>
    <w:rsid w:val="006559AE"/>
    <w:rsid w:val="00655D0F"/>
    <w:rsid w:val="00657027"/>
    <w:rsid w:val="00660AB8"/>
    <w:rsid w:val="00662DDA"/>
    <w:rsid w:val="00665659"/>
    <w:rsid w:val="00665711"/>
    <w:rsid w:val="006658CC"/>
    <w:rsid w:val="006666E0"/>
    <w:rsid w:val="00667FD8"/>
    <w:rsid w:val="00671C1F"/>
    <w:rsid w:val="00672797"/>
    <w:rsid w:val="0067706B"/>
    <w:rsid w:val="00680328"/>
    <w:rsid w:val="00680FA7"/>
    <w:rsid w:val="00682800"/>
    <w:rsid w:val="006828BD"/>
    <w:rsid w:val="0068428F"/>
    <w:rsid w:val="0068440B"/>
    <w:rsid w:val="00685D8F"/>
    <w:rsid w:val="006873D8"/>
    <w:rsid w:val="006927D2"/>
    <w:rsid w:val="006A0BE9"/>
    <w:rsid w:val="006A1AA6"/>
    <w:rsid w:val="006A66F8"/>
    <w:rsid w:val="006A6D1D"/>
    <w:rsid w:val="006A7865"/>
    <w:rsid w:val="006A7FDD"/>
    <w:rsid w:val="006B30CF"/>
    <w:rsid w:val="006B31BF"/>
    <w:rsid w:val="006B42F9"/>
    <w:rsid w:val="006B4ADC"/>
    <w:rsid w:val="006B5335"/>
    <w:rsid w:val="006B67C0"/>
    <w:rsid w:val="006C2248"/>
    <w:rsid w:val="006C3312"/>
    <w:rsid w:val="006C4B85"/>
    <w:rsid w:val="006D2D05"/>
    <w:rsid w:val="006D2DD4"/>
    <w:rsid w:val="006D5C67"/>
    <w:rsid w:val="006D791C"/>
    <w:rsid w:val="006E69E1"/>
    <w:rsid w:val="006E6BFA"/>
    <w:rsid w:val="006E71D9"/>
    <w:rsid w:val="006F0A80"/>
    <w:rsid w:val="006F188E"/>
    <w:rsid w:val="0070183B"/>
    <w:rsid w:val="00705720"/>
    <w:rsid w:val="00710048"/>
    <w:rsid w:val="00710667"/>
    <w:rsid w:val="00711D02"/>
    <w:rsid w:val="007154F0"/>
    <w:rsid w:val="00724EBB"/>
    <w:rsid w:val="00726483"/>
    <w:rsid w:val="00726DBB"/>
    <w:rsid w:val="00726E0E"/>
    <w:rsid w:val="00727D8D"/>
    <w:rsid w:val="00732F5D"/>
    <w:rsid w:val="007335E9"/>
    <w:rsid w:val="0073561E"/>
    <w:rsid w:val="00735B0A"/>
    <w:rsid w:val="0073739F"/>
    <w:rsid w:val="007427E5"/>
    <w:rsid w:val="0074540A"/>
    <w:rsid w:val="007465C4"/>
    <w:rsid w:val="00750E43"/>
    <w:rsid w:val="00752097"/>
    <w:rsid w:val="0075280D"/>
    <w:rsid w:val="00755AE3"/>
    <w:rsid w:val="0075645D"/>
    <w:rsid w:val="00760348"/>
    <w:rsid w:val="00764C9F"/>
    <w:rsid w:val="00765863"/>
    <w:rsid w:val="00770A1A"/>
    <w:rsid w:val="00771624"/>
    <w:rsid w:val="007721C6"/>
    <w:rsid w:val="00772E60"/>
    <w:rsid w:val="00773B77"/>
    <w:rsid w:val="00773BC8"/>
    <w:rsid w:val="007743EE"/>
    <w:rsid w:val="00774604"/>
    <w:rsid w:val="007753E3"/>
    <w:rsid w:val="00776839"/>
    <w:rsid w:val="0078039E"/>
    <w:rsid w:val="00780E9F"/>
    <w:rsid w:val="00780F3A"/>
    <w:rsid w:val="00784667"/>
    <w:rsid w:val="0078494F"/>
    <w:rsid w:val="0078559E"/>
    <w:rsid w:val="00786923"/>
    <w:rsid w:val="00786B25"/>
    <w:rsid w:val="00787558"/>
    <w:rsid w:val="00790425"/>
    <w:rsid w:val="00790BA9"/>
    <w:rsid w:val="00792508"/>
    <w:rsid w:val="00793295"/>
    <w:rsid w:val="00793A25"/>
    <w:rsid w:val="007965B5"/>
    <w:rsid w:val="007971CA"/>
    <w:rsid w:val="007972BA"/>
    <w:rsid w:val="007A0C3D"/>
    <w:rsid w:val="007A3E7B"/>
    <w:rsid w:val="007A432E"/>
    <w:rsid w:val="007A5F9F"/>
    <w:rsid w:val="007A659C"/>
    <w:rsid w:val="007A7260"/>
    <w:rsid w:val="007B135D"/>
    <w:rsid w:val="007B1471"/>
    <w:rsid w:val="007B18E3"/>
    <w:rsid w:val="007B1B4E"/>
    <w:rsid w:val="007B4B0C"/>
    <w:rsid w:val="007B77A5"/>
    <w:rsid w:val="007C143A"/>
    <w:rsid w:val="007C1BCD"/>
    <w:rsid w:val="007C2292"/>
    <w:rsid w:val="007C2574"/>
    <w:rsid w:val="007C3FA5"/>
    <w:rsid w:val="007D1EA2"/>
    <w:rsid w:val="007D5E29"/>
    <w:rsid w:val="007D72CC"/>
    <w:rsid w:val="007E034B"/>
    <w:rsid w:val="007E075B"/>
    <w:rsid w:val="007E208E"/>
    <w:rsid w:val="007E295A"/>
    <w:rsid w:val="007E37FF"/>
    <w:rsid w:val="007E6DAC"/>
    <w:rsid w:val="007F0A77"/>
    <w:rsid w:val="007F1B21"/>
    <w:rsid w:val="007F36FD"/>
    <w:rsid w:val="007F3A19"/>
    <w:rsid w:val="007F3E67"/>
    <w:rsid w:val="007F7481"/>
    <w:rsid w:val="008020DC"/>
    <w:rsid w:val="008039CE"/>
    <w:rsid w:val="0080483D"/>
    <w:rsid w:val="00805D2D"/>
    <w:rsid w:val="00807477"/>
    <w:rsid w:val="00810EF0"/>
    <w:rsid w:val="0081186C"/>
    <w:rsid w:val="00812A07"/>
    <w:rsid w:val="00815E2A"/>
    <w:rsid w:val="0082222C"/>
    <w:rsid w:val="00823DD7"/>
    <w:rsid w:val="00824F59"/>
    <w:rsid w:val="008252C0"/>
    <w:rsid w:val="008263D0"/>
    <w:rsid w:val="00831FBC"/>
    <w:rsid w:val="0083297A"/>
    <w:rsid w:val="0083379B"/>
    <w:rsid w:val="00833949"/>
    <w:rsid w:val="00834693"/>
    <w:rsid w:val="00834776"/>
    <w:rsid w:val="00842611"/>
    <w:rsid w:val="008507AC"/>
    <w:rsid w:val="00850911"/>
    <w:rsid w:val="00853C7A"/>
    <w:rsid w:val="0085685C"/>
    <w:rsid w:val="008576C0"/>
    <w:rsid w:val="00861BB7"/>
    <w:rsid w:val="008632BE"/>
    <w:rsid w:val="00865A2A"/>
    <w:rsid w:val="00865C32"/>
    <w:rsid w:val="008661C1"/>
    <w:rsid w:val="00871615"/>
    <w:rsid w:val="0087182E"/>
    <w:rsid w:val="0087357C"/>
    <w:rsid w:val="00874C00"/>
    <w:rsid w:val="00874F2F"/>
    <w:rsid w:val="00876474"/>
    <w:rsid w:val="008807F7"/>
    <w:rsid w:val="00880FAF"/>
    <w:rsid w:val="00882623"/>
    <w:rsid w:val="00882A0A"/>
    <w:rsid w:val="00882C22"/>
    <w:rsid w:val="00883C7B"/>
    <w:rsid w:val="00884049"/>
    <w:rsid w:val="008850A7"/>
    <w:rsid w:val="00885EE4"/>
    <w:rsid w:val="0088652C"/>
    <w:rsid w:val="0088655A"/>
    <w:rsid w:val="00887431"/>
    <w:rsid w:val="008901FB"/>
    <w:rsid w:val="008905A3"/>
    <w:rsid w:val="008942D1"/>
    <w:rsid w:val="00894335"/>
    <w:rsid w:val="0089441B"/>
    <w:rsid w:val="00894A53"/>
    <w:rsid w:val="008962C2"/>
    <w:rsid w:val="00896AA2"/>
    <w:rsid w:val="00897262"/>
    <w:rsid w:val="008A3B63"/>
    <w:rsid w:val="008A6420"/>
    <w:rsid w:val="008B102B"/>
    <w:rsid w:val="008B2B37"/>
    <w:rsid w:val="008B2C13"/>
    <w:rsid w:val="008B465C"/>
    <w:rsid w:val="008C319F"/>
    <w:rsid w:val="008C4F68"/>
    <w:rsid w:val="008D0F3B"/>
    <w:rsid w:val="008D149A"/>
    <w:rsid w:val="008D14FB"/>
    <w:rsid w:val="008D19FF"/>
    <w:rsid w:val="008D5E6E"/>
    <w:rsid w:val="008D7B59"/>
    <w:rsid w:val="008E12B3"/>
    <w:rsid w:val="008E13C8"/>
    <w:rsid w:val="008E418B"/>
    <w:rsid w:val="008E737F"/>
    <w:rsid w:val="008E7EFE"/>
    <w:rsid w:val="008F0867"/>
    <w:rsid w:val="008F250B"/>
    <w:rsid w:val="008F2A47"/>
    <w:rsid w:val="008F3626"/>
    <w:rsid w:val="008F780F"/>
    <w:rsid w:val="008F7BC7"/>
    <w:rsid w:val="009015E6"/>
    <w:rsid w:val="00902EDD"/>
    <w:rsid w:val="0090443A"/>
    <w:rsid w:val="009045E0"/>
    <w:rsid w:val="009055EA"/>
    <w:rsid w:val="0090661C"/>
    <w:rsid w:val="00907ECA"/>
    <w:rsid w:val="009127BE"/>
    <w:rsid w:val="00913392"/>
    <w:rsid w:val="00914224"/>
    <w:rsid w:val="00915885"/>
    <w:rsid w:val="00916B35"/>
    <w:rsid w:val="00922917"/>
    <w:rsid w:val="00922FFC"/>
    <w:rsid w:val="009230D1"/>
    <w:rsid w:val="00930BE9"/>
    <w:rsid w:val="009312A6"/>
    <w:rsid w:val="00936699"/>
    <w:rsid w:val="009418DC"/>
    <w:rsid w:val="009434C1"/>
    <w:rsid w:val="00943EED"/>
    <w:rsid w:val="00946CDF"/>
    <w:rsid w:val="009512D2"/>
    <w:rsid w:val="00951C7B"/>
    <w:rsid w:val="00952381"/>
    <w:rsid w:val="00953EA8"/>
    <w:rsid w:val="009573BA"/>
    <w:rsid w:val="00957C48"/>
    <w:rsid w:val="00961F42"/>
    <w:rsid w:val="009631FA"/>
    <w:rsid w:val="009635B0"/>
    <w:rsid w:val="009642C3"/>
    <w:rsid w:val="0096738C"/>
    <w:rsid w:val="00967F52"/>
    <w:rsid w:val="00970AD2"/>
    <w:rsid w:val="00972282"/>
    <w:rsid w:val="00972916"/>
    <w:rsid w:val="00974DB4"/>
    <w:rsid w:val="0097762A"/>
    <w:rsid w:val="00981679"/>
    <w:rsid w:val="0098190A"/>
    <w:rsid w:val="00993032"/>
    <w:rsid w:val="00994FCD"/>
    <w:rsid w:val="009956C3"/>
    <w:rsid w:val="00995A8C"/>
    <w:rsid w:val="009A13A8"/>
    <w:rsid w:val="009A3973"/>
    <w:rsid w:val="009A6197"/>
    <w:rsid w:val="009A70BF"/>
    <w:rsid w:val="009A76AF"/>
    <w:rsid w:val="009B14D5"/>
    <w:rsid w:val="009B14E6"/>
    <w:rsid w:val="009B5B5C"/>
    <w:rsid w:val="009B6E57"/>
    <w:rsid w:val="009B7F0E"/>
    <w:rsid w:val="009C457A"/>
    <w:rsid w:val="009C4EA5"/>
    <w:rsid w:val="009C55ED"/>
    <w:rsid w:val="009C6636"/>
    <w:rsid w:val="009C6B4C"/>
    <w:rsid w:val="009C7016"/>
    <w:rsid w:val="009C7F94"/>
    <w:rsid w:val="009C7FDB"/>
    <w:rsid w:val="009D2610"/>
    <w:rsid w:val="009D298F"/>
    <w:rsid w:val="009D3465"/>
    <w:rsid w:val="009D3F5C"/>
    <w:rsid w:val="009D582C"/>
    <w:rsid w:val="009D6FC7"/>
    <w:rsid w:val="009D70DE"/>
    <w:rsid w:val="009E0019"/>
    <w:rsid w:val="009E0636"/>
    <w:rsid w:val="009E19BF"/>
    <w:rsid w:val="009E2BD0"/>
    <w:rsid w:val="009E3A46"/>
    <w:rsid w:val="009E421F"/>
    <w:rsid w:val="009E5906"/>
    <w:rsid w:val="009F1D7F"/>
    <w:rsid w:val="009F20D5"/>
    <w:rsid w:val="009F586A"/>
    <w:rsid w:val="009F65BF"/>
    <w:rsid w:val="009F7C5D"/>
    <w:rsid w:val="00A02B7B"/>
    <w:rsid w:val="00A042DE"/>
    <w:rsid w:val="00A04701"/>
    <w:rsid w:val="00A05099"/>
    <w:rsid w:val="00A13130"/>
    <w:rsid w:val="00A13BE3"/>
    <w:rsid w:val="00A1584C"/>
    <w:rsid w:val="00A1673E"/>
    <w:rsid w:val="00A22373"/>
    <w:rsid w:val="00A24171"/>
    <w:rsid w:val="00A332AA"/>
    <w:rsid w:val="00A341A1"/>
    <w:rsid w:val="00A3577D"/>
    <w:rsid w:val="00A36357"/>
    <w:rsid w:val="00A378BD"/>
    <w:rsid w:val="00A42EF6"/>
    <w:rsid w:val="00A43088"/>
    <w:rsid w:val="00A43AE2"/>
    <w:rsid w:val="00A43D86"/>
    <w:rsid w:val="00A442D5"/>
    <w:rsid w:val="00A44452"/>
    <w:rsid w:val="00A45FED"/>
    <w:rsid w:val="00A51113"/>
    <w:rsid w:val="00A544ED"/>
    <w:rsid w:val="00A5463D"/>
    <w:rsid w:val="00A56B29"/>
    <w:rsid w:val="00A60B9A"/>
    <w:rsid w:val="00A62A9F"/>
    <w:rsid w:val="00A632B1"/>
    <w:rsid w:val="00A6332E"/>
    <w:rsid w:val="00A63670"/>
    <w:rsid w:val="00A67B0B"/>
    <w:rsid w:val="00A70A10"/>
    <w:rsid w:val="00A72665"/>
    <w:rsid w:val="00A72B53"/>
    <w:rsid w:val="00A73A6B"/>
    <w:rsid w:val="00A74125"/>
    <w:rsid w:val="00A746F1"/>
    <w:rsid w:val="00A75819"/>
    <w:rsid w:val="00A773F7"/>
    <w:rsid w:val="00A81EA1"/>
    <w:rsid w:val="00A852CD"/>
    <w:rsid w:val="00A86C8F"/>
    <w:rsid w:val="00A91FEF"/>
    <w:rsid w:val="00A94218"/>
    <w:rsid w:val="00AA1FA3"/>
    <w:rsid w:val="00AA78CB"/>
    <w:rsid w:val="00AB0082"/>
    <w:rsid w:val="00AB1072"/>
    <w:rsid w:val="00AB3921"/>
    <w:rsid w:val="00AB3FCC"/>
    <w:rsid w:val="00AB4327"/>
    <w:rsid w:val="00AB4FBF"/>
    <w:rsid w:val="00AB620C"/>
    <w:rsid w:val="00AC0720"/>
    <w:rsid w:val="00AC1508"/>
    <w:rsid w:val="00AC3A4C"/>
    <w:rsid w:val="00AC4AF6"/>
    <w:rsid w:val="00AC7DAF"/>
    <w:rsid w:val="00AC7F67"/>
    <w:rsid w:val="00AD17B7"/>
    <w:rsid w:val="00AD5A4A"/>
    <w:rsid w:val="00AD5DF7"/>
    <w:rsid w:val="00AE14EE"/>
    <w:rsid w:val="00AE1B12"/>
    <w:rsid w:val="00AE57DB"/>
    <w:rsid w:val="00AE7380"/>
    <w:rsid w:val="00AE79F7"/>
    <w:rsid w:val="00AE7C5C"/>
    <w:rsid w:val="00AF183A"/>
    <w:rsid w:val="00AF6EC8"/>
    <w:rsid w:val="00B03170"/>
    <w:rsid w:val="00B03D5E"/>
    <w:rsid w:val="00B06502"/>
    <w:rsid w:val="00B07CB9"/>
    <w:rsid w:val="00B1366A"/>
    <w:rsid w:val="00B23E9D"/>
    <w:rsid w:val="00B2674F"/>
    <w:rsid w:val="00B33EC2"/>
    <w:rsid w:val="00B34883"/>
    <w:rsid w:val="00B34988"/>
    <w:rsid w:val="00B34AC2"/>
    <w:rsid w:val="00B36C0E"/>
    <w:rsid w:val="00B36D27"/>
    <w:rsid w:val="00B3772D"/>
    <w:rsid w:val="00B37C3C"/>
    <w:rsid w:val="00B37DC6"/>
    <w:rsid w:val="00B40A6D"/>
    <w:rsid w:val="00B44EF5"/>
    <w:rsid w:val="00B45F96"/>
    <w:rsid w:val="00B47195"/>
    <w:rsid w:val="00B51CBA"/>
    <w:rsid w:val="00B51EF1"/>
    <w:rsid w:val="00B5242A"/>
    <w:rsid w:val="00B54AE8"/>
    <w:rsid w:val="00B56109"/>
    <w:rsid w:val="00B6111D"/>
    <w:rsid w:val="00B6131C"/>
    <w:rsid w:val="00B63D13"/>
    <w:rsid w:val="00B65046"/>
    <w:rsid w:val="00B660F4"/>
    <w:rsid w:val="00B66465"/>
    <w:rsid w:val="00B6667B"/>
    <w:rsid w:val="00B66CD1"/>
    <w:rsid w:val="00B71604"/>
    <w:rsid w:val="00B72821"/>
    <w:rsid w:val="00B74412"/>
    <w:rsid w:val="00B8548E"/>
    <w:rsid w:val="00B868E7"/>
    <w:rsid w:val="00B90C51"/>
    <w:rsid w:val="00B9300C"/>
    <w:rsid w:val="00B957A3"/>
    <w:rsid w:val="00B95EE3"/>
    <w:rsid w:val="00BA0F53"/>
    <w:rsid w:val="00BA1C90"/>
    <w:rsid w:val="00BA4500"/>
    <w:rsid w:val="00BA613C"/>
    <w:rsid w:val="00BA62BF"/>
    <w:rsid w:val="00BA64A0"/>
    <w:rsid w:val="00BB0A4B"/>
    <w:rsid w:val="00BB168D"/>
    <w:rsid w:val="00BB1FBE"/>
    <w:rsid w:val="00BB71B8"/>
    <w:rsid w:val="00BC1DA3"/>
    <w:rsid w:val="00BC307F"/>
    <w:rsid w:val="00BD09CB"/>
    <w:rsid w:val="00BD249B"/>
    <w:rsid w:val="00BD6869"/>
    <w:rsid w:val="00BE2DED"/>
    <w:rsid w:val="00BE79C8"/>
    <w:rsid w:val="00BF0610"/>
    <w:rsid w:val="00BF0BE1"/>
    <w:rsid w:val="00BF2309"/>
    <w:rsid w:val="00BF7191"/>
    <w:rsid w:val="00BF78C4"/>
    <w:rsid w:val="00C050C7"/>
    <w:rsid w:val="00C0577E"/>
    <w:rsid w:val="00C05864"/>
    <w:rsid w:val="00C14519"/>
    <w:rsid w:val="00C14D50"/>
    <w:rsid w:val="00C16FFE"/>
    <w:rsid w:val="00C1726F"/>
    <w:rsid w:val="00C172C7"/>
    <w:rsid w:val="00C175A3"/>
    <w:rsid w:val="00C179AD"/>
    <w:rsid w:val="00C20B53"/>
    <w:rsid w:val="00C21CE4"/>
    <w:rsid w:val="00C22169"/>
    <w:rsid w:val="00C22F93"/>
    <w:rsid w:val="00C233BB"/>
    <w:rsid w:val="00C24BD5"/>
    <w:rsid w:val="00C262BB"/>
    <w:rsid w:val="00C313B6"/>
    <w:rsid w:val="00C31925"/>
    <w:rsid w:val="00C32349"/>
    <w:rsid w:val="00C349ED"/>
    <w:rsid w:val="00C35463"/>
    <w:rsid w:val="00C35BDB"/>
    <w:rsid w:val="00C4251D"/>
    <w:rsid w:val="00C42DCA"/>
    <w:rsid w:val="00C44DAE"/>
    <w:rsid w:val="00C45A83"/>
    <w:rsid w:val="00C45D9F"/>
    <w:rsid w:val="00C47335"/>
    <w:rsid w:val="00C5067B"/>
    <w:rsid w:val="00C50C46"/>
    <w:rsid w:val="00C51FEB"/>
    <w:rsid w:val="00C5269A"/>
    <w:rsid w:val="00C53233"/>
    <w:rsid w:val="00C53C15"/>
    <w:rsid w:val="00C54716"/>
    <w:rsid w:val="00C57444"/>
    <w:rsid w:val="00C579F9"/>
    <w:rsid w:val="00C57B31"/>
    <w:rsid w:val="00C6744D"/>
    <w:rsid w:val="00C7173D"/>
    <w:rsid w:val="00C74DCE"/>
    <w:rsid w:val="00C76F14"/>
    <w:rsid w:val="00C7757E"/>
    <w:rsid w:val="00C82955"/>
    <w:rsid w:val="00C82F21"/>
    <w:rsid w:val="00C83802"/>
    <w:rsid w:val="00C83F41"/>
    <w:rsid w:val="00C852C6"/>
    <w:rsid w:val="00C853FB"/>
    <w:rsid w:val="00C85895"/>
    <w:rsid w:val="00C91A92"/>
    <w:rsid w:val="00C92E35"/>
    <w:rsid w:val="00C96DD3"/>
    <w:rsid w:val="00C97644"/>
    <w:rsid w:val="00CA044F"/>
    <w:rsid w:val="00CA0A46"/>
    <w:rsid w:val="00CA1728"/>
    <w:rsid w:val="00CA2318"/>
    <w:rsid w:val="00CA5F00"/>
    <w:rsid w:val="00CA760D"/>
    <w:rsid w:val="00CB0C70"/>
    <w:rsid w:val="00CB304E"/>
    <w:rsid w:val="00CB4BB4"/>
    <w:rsid w:val="00CB5E34"/>
    <w:rsid w:val="00CB61B2"/>
    <w:rsid w:val="00CB6F27"/>
    <w:rsid w:val="00CC0147"/>
    <w:rsid w:val="00CC29BD"/>
    <w:rsid w:val="00CC5B47"/>
    <w:rsid w:val="00CC7AD1"/>
    <w:rsid w:val="00CD1379"/>
    <w:rsid w:val="00CD2481"/>
    <w:rsid w:val="00CD7920"/>
    <w:rsid w:val="00CE4284"/>
    <w:rsid w:val="00CE505A"/>
    <w:rsid w:val="00CE653C"/>
    <w:rsid w:val="00CE6C70"/>
    <w:rsid w:val="00CF0D9B"/>
    <w:rsid w:val="00CF16ED"/>
    <w:rsid w:val="00CF1B19"/>
    <w:rsid w:val="00CF32BC"/>
    <w:rsid w:val="00CF46B4"/>
    <w:rsid w:val="00CF54AF"/>
    <w:rsid w:val="00CF5838"/>
    <w:rsid w:val="00CF6F65"/>
    <w:rsid w:val="00D03B32"/>
    <w:rsid w:val="00D03C77"/>
    <w:rsid w:val="00D04D0A"/>
    <w:rsid w:val="00D077B1"/>
    <w:rsid w:val="00D121F1"/>
    <w:rsid w:val="00D12461"/>
    <w:rsid w:val="00D12973"/>
    <w:rsid w:val="00D134F6"/>
    <w:rsid w:val="00D1358C"/>
    <w:rsid w:val="00D14760"/>
    <w:rsid w:val="00D15B1E"/>
    <w:rsid w:val="00D16558"/>
    <w:rsid w:val="00D16943"/>
    <w:rsid w:val="00D17212"/>
    <w:rsid w:val="00D17ECD"/>
    <w:rsid w:val="00D20C16"/>
    <w:rsid w:val="00D222DF"/>
    <w:rsid w:val="00D22829"/>
    <w:rsid w:val="00D23B3C"/>
    <w:rsid w:val="00D23C7E"/>
    <w:rsid w:val="00D24CA9"/>
    <w:rsid w:val="00D24D2A"/>
    <w:rsid w:val="00D26884"/>
    <w:rsid w:val="00D27F75"/>
    <w:rsid w:val="00D30F72"/>
    <w:rsid w:val="00D313F2"/>
    <w:rsid w:val="00D34773"/>
    <w:rsid w:val="00D34FF7"/>
    <w:rsid w:val="00D35157"/>
    <w:rsid w:val="00D3650C"/>
    <w:rsid w:val="00D37335"/>
    <w:rsid w:val="00D434CE"/>
    <w:rsid w:val="00D44C64"/>
    <w:rsid w:val="00D453F1"/>
    <w:rsid w:val="00D45F98"/>
    <w:rsid w:val="00D471CE"/>
    <w:rsid w:val="00D479FE"/>
    <w:rsid w:val="00D47F36"/>
    <w:rsid w:val="00D50C1C"/>
    <w:rsid w:val="00D5123C"/>
    <w:rsid w:val="00D525CE"/>
    <w:rsid w:val="00D54F83"/>
    <w:rsid w:val="00D55C2A"/>
    <w:rsid w:val="00D56861"/>
    <w:rsid w:val="00D56B47"/>
    <w:rsid w:val="00D63EB3"/>
    <w:rsid w:val="00D663D2"/>
    <w:rsid w:val="00D66645"/>
    <w:rsid w:val="00D734CF"/>
    <w:rsid w:val="00D740DD"/>
    <w:rsid w:val="00D741BD"/>
    <w:rsid w:val="00D75A48"/>
    <w:rsid w:val="00D80F79"/>
    <w:rsid w:val="00D835E0"/>
    <w:rsid w:val="00D843A6"/>
    <w:rsid w:val="00D87AD8"/>
    <w:rsid w:val="00D9044B"/>
    <w:rsid w:val="00D9102D"/>
    <w:rsid w:val="00D955B4"/>
    <w:rsid w:val="00D95C3E"/>
    <w:rsid w:val="00D95D69"/>
    <w:rsid w:val="00DA0A8A"/>
    <w:rsid w:val="00DA1AB1"/>
    <w:rsid w:val="00DA24D4"/>
    <w:rsid w:val="00DA3CCF"/>
    <w:rsid w:val="00DA7B5B"/>
    <w:rsid w:val="00DB0BF8"/>
    <w:rsid w:val="00DB1753"/>
    <w:rsid w:val="00DB176D"/>
    <w:rsid w:val="00DB2A20"/>
    <w:rsid w:val="00DB4832"/>
    <w:rsid w:val="00DB4B80"/>
    <w:rsid w:val="00DB60B5"/>
    <w:rsid w:val="00DC0DAE"/>
    <w:rsid w:val="00DC1A80"/>
    <w:rsid w:val="00DC3934"/>
    <w:rsid w:val="00DC53CE"/>
    <w:rsid w:val="00DC5865"/>
    <w:rsid w:val="00DC7370"/>
    <w:rsid w:val="00DD0B20"/>
    <w:rsid w:val="00DD4299"/>
    <w:rsid w:val="00DD5D65"/>
    <w:rsid w:val="00DD7480"/>
    <w:rsid w:val="00DD771F"/>
    <w:rsid w:val="00DD79AA"/>
    <w:rsid w:val="00DE0E8B"/>
    <w:rsid w:val="00DE1D4B"/>
    <w:rsid w:val="00DE1F93"/>
    <w:rsid w:val="00DE2DAD"/>
    <w:rsid w:val="00DE4522"/>
    <w:rsid w:val="00DE6134"/>
    <w:rsid w:val="00DE7536"/>
    <w:rsid w:val="00DF01CB"/>
    <w:rsid w:val="00DF0B9B"/>
    <w:rsid w:val="00DF1694"/>
    <w:rsid w:val="00DF221F"/>
    <w:rsid w:val="00DF30F7"/>
    <w:rsid w:val="00DF3DF1"/>
    <w:rsid w:val="00DF4448"/>
    <w:rsid w:val="00DF50E5"/>
    <w:rsid w:val="00DF5A1E"/>
    <w:rsid w:val="00DF6DE5"/>
    <w:rsid w:val="00DF7DD8"/>
    <w:rsid w:val="00E03552"/>
    <w:rsid w:val="00E0664D"/>
    <w:rsid w:val="00E06A50"/>
    <w:rsid w:val="00E071DF"/>
    <w:rsid w:val="00E10BE6"/>
    <w:rsid w:val="00E119AE"/>
    <w:rsid w:val="00E11DF8"/>
    <w:rsid w:val="00E13C30"/>
    <w:rsid w:val="00E14275"/>
    <w:rsid w:val="00E14AEF"/>
    <w:rsid w:val="00E177DD"/>
    <w:rsid w:val="00E21131"/>
    <w:rsid w:val="00E22620"/>
    <w:rsid w:val="00E22824"/>
    <w:rsid w:val="00E22F05"/>
    <w:rsid w:val="00E306F4"/>
    <w:rsid w:val="00E3170E"/>
    <w:rsid w:val="00E35051"/>
    <w:rsid w:val="00E37F12"/>
    <w:rsid w:val="00E40378"/>
    <w:rsid w:val="00E42A32"/>
    <w:rsid w:val="00E45CFB"/>
    <w:rsid w:val="00E45D13"/>
    <w:rsid w:val="00E4610B"/>
    <w:rsid w:val="00E464A8"/>
    <w:rsid w:val="00E47479"/>
    <w:rsid w:val="00E50512"/>
    <w:rsid w:val="00E50B94"/>
    <w:rsid w:val="00E50DA9"/>
    <w:rsid w:val="00E52B87"/>
    <w:rsid w:val="00E52C18"/>
    <w:rsid w:val="00E52C97"/>
    <w:rsid w:val="00E531C7"/>
    <w:rsid w:val="00E54C49"/>
    <w:rsid w:val="00E57366"/>
    <w:rsid w:val="00E611E0"/>
    <w:rsid w:val="00E622A7"/>
    <w:rsid w:val="00E636AA"/>
    <w:rsid w:val="00E63E59"/>
    <w:rsid w:val="00E6572B"/>
    <w:rsid w:val="00E72EDA"/>
    <w:rsid w:val="00E73405"/>
    <w:rsid w:val="00E757B3"/>
    <w:rsid w:val="00E76553"/>
    <w:rsid w:val="00E76651"/>
    <w:rsid w:val="00E77567"/>
    <w:rsid w:val="00E77B39"/>
    <w:rsid w:val="00E81A78"/>
    <w:rsid w:val="00E82EFE"/>
    <w:rsid w:val="00E8321A"/>
    <w:rsid w:val="00E850CF"/>
    <w:rsid w:val="00E86294"/>
    <w:rsid w:val="00E9038F"/>
    <w:rsid w:val="00E909FE"/>
    <w:rsid w:val="00E95067"/>
    <w:rsid w:val="00E96D6D"/>
    <w:rsid w:val="00E97AD1"/>
    <w:rsid w:val="00EA2985"/>
    <w:rsid w:val="00EA547D"/>
    <w:rsid w:val="00EA7101"/>
    <w:rsid w:val="00EA7126"/>
    <w:rsid w:val="00EA7707"/>
    <w:rsid w:val="00EB027C"/>
    <w:rsid w:val="00EB129E"/>
    <w:rsid w:val="00EB1FCB"/>
    <w:rsid w:val="00EB511A"/>
    <w:rsid w:val="00EB53DC"/>
    <w:rsid w:val="00EB6E5F"/>
    <w:rsid w:val="00EB7000"/>
    <w:rsid w:val="00EB7C42"/>
    <w:rsid w:val="00EC07DF"/>
    <w:rsid w:val="00EC2012"/>
    <w:rsid w:val="00EC2D11"/>
    <w:rsid w:val="00EC3678"/>
    <w:rsid w:val="00EC5551"/>
    <w:rsid w:val="00EC5C50"/>
    <w:rsid w:val="00EC6231"/>
    <w:rsid w:val="00EC66FE"/>
    <w:rsid w:val="00EC77A5"/>
    <w:rsid w:val="00ED2AB0"/>
    <w:rsid w:val="00ED4874"/>
    <w:rsid w:val="00ED63FA"/>
    <w:rsid w:val="00ED7A0C"/>
    <w:rsid w:val="00EE1179"/>
    <w:rsid w:val="00EF097C"/>
    <w:rsid w:val="00EF3512"/>
    <w:rsid w:val="00EF3813"/>
    <w:rsid w:val="00EF7E9B"/>
    <w:rsid w:val="00F01193"/>
    <w:rsid w:val="00F02F5C"/>
    <w:rsid w:val="00F0739D"/>
    <w:rsid w:val="00F073D8"/>
    <w:rsid w:val="00F07842"/>
    <w:rsid w:val="00F13A2C"/>
    <w:rsid w:val="00F144A4"/>
    <w:rsid w:val="00F160D1"/>
    <w:rsid w:val="00F16536"/>
    <w:rsid w:val="00F23EEC"/>
    <w:rsid w:val="00F24477"/>
    <w:rsid w:val="00F267D4"/>
    <w:rsid w:val="00F3307B"/>
    <w:rsid w:val="00F3327C"/>
    <w:rsid w:val="00F33517"/>
    <w:rsid w:val="00F33A08"/>
    <w:rsid w:val="00F348B9"/>
    <w:rsid w:val="00F35B68"/>
    <w:rsid w:val="00F3613F"/>
    <w:rsid w:val="00F368BA"/>
    <w:rsid w:val="00F372C8"/>
    <w:rsid w:val="00F40288"/>
    <w:rsid w:val="00F41896"/>
    <w:rsid w:val="00F4274D"/>
    <w:rsid w:val="00F43D47"/>
    <w:rsid w:val="00F446D3"/>
    <w:rsid w:val="00F450BA"/>
    <w:rsid w:val="00F45C05"/>
    <w:rsid w:val="00F47B20"/>
    <w:rsid w:val="00F51A8A"/>
    <w:rsid w:val="00F53146"/>
    <w:rsid w:val="00F5392C"/>
    <w:rsid w:val="00F53E80"/>
    <w:rsid w:val="00F55463"/>
    <w:rsid w:val="00F555D7"/>
    <w:rsid w:val="00F56B6E"/>
    <w:rsid w:val="00F571BC"/>
    <w:rsid w:val="00F57BE5"/>
    <w:rsid w:val="00F62835"/>
    <w:rsid w:val="00F62A09"/>
    <w:rsid w:val="00F63E6A"/>
    <w:rsid w:val="00F643E8"/>
    <w:rsid w:val="00F655A0"/>
    <w:rsid w:val="00F65CA0"/>
    <w:rsid w:val="00F66BC6"/>
    <w:rsid w:val="00F66DBE"/>
    <w:rsid w:val="00F70D75"/>
    <w:rsid w:val="00F71C30"/>
    <w:rsid w:val="00F73AE3"/>
    <w:rsid w:val="00F74302"/>
    <w:rsid w:val="00F745A7"/>
    <w:rsid w:val="00F75D63"/>
    <w:rsid w:val="00F80235"/>
    <w:rsid w:val="00F80B34"/>
    <w:rsid w:val="00F815B4"/>
    <w:rsid w:val="00F855A2"/>
    <w:rsid w:val="00F85DA2"/>
    <w:rsid w:val="00F9165C"/>
    <w:rsid w:val="00F92E23"/>
    <w:rsid w:val="00F9418A"/>
    <w:rsid w:val="00F947E8"/>
    <w:rsid w:val="00F9535B"/>
    <w:rsid w:val="00F97175"/>
    <w:rsid w:val="00FA1F09"/>
    <w:rsid w:val="00FA2CD9"/>
    <w:rsid w:val="00FA3355"/>
    <w:rsid w:val="00FA6F00"/>
    <w:rsid w:val="00FB03AD"/>
    <w:rsid w:val="00FB1C88"/>
    <w:rsid w:val="00FB3B71"/>
    <w:rsid w:val="00FB3D11"/>
    <w:rsid w:val="00FB3D54"/>
    <w:rsid w:val="00FB4028"/>
    <w:rsid w:val="00FB4F65"/>
    <w:rsid w:val="00FB51C5"/>
    <w:rsid w:val="00FB5FA3"/>
    <w:rsid w:val="00FB6F6B"/>
    <w:rsid w:val="00FB6FD6"/>
    <w:rsid w:val="00FC2996"/>
    <w:rsid w:val="00FD1738"/>
    <w:rsid w:val="00FD23A5"/>
    <w:rsid w:val="00FD311E"/>
    <w:rsid w:val="00FD3BBE"/>
    <w:rsid w:val="00FD3C5E"/>
    <w:rsid w:val="00FD4C38"/>
    <w:rsid w:val="00FD7E82"/>
    <w:rsid w:val="00FE1761"/>
    <w:rsid w:val="00FE192A"/>
    <w:rsid w:val="00FE1969"/>
    <w:rsid w:val="00FE6DE6"/>
    <w:rsid w:val="00FE77CC"/>
    <w:rsid w:val="00FF065B"/>
    <w:rsid w:val="00FF3AA5"/>
    <w:rsid w:val="00F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1654"/>
  <w15:docId w15:val="{A1C0821E-EA33-45EB-B7CA-42F772E7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00"/>
    <w:rPr>
      <w:rFonts w:ascii="Book Antiqua" w:hAnsi="Book Antiqua"/>
    </w:rPr>
  </w:style>
  <w:style w:type="paragraph" w:styleId="Heading1">
    <w:name w:val="heading 1"/>
    <w:aliases w:val="1 heading"/>
    <w:basedOn w:val="Normal"/>
    <w:next w:val="Normal"/>
    <w:link w:val="Heading1Char"/>
    <w:qFormat/>
    <w:rsid w:val="002059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C66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8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63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F9418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366837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366837"/>
    <w:pPr>
      <w:tabs>
        <w:tab w:val="num" w:pos="1296"/>
      </w:tabs>
      <w:spacing w:before="240" w:after="60"/>
      <w:ind w:left="1296" w:hanging="1296"/>
      <w:outlineLvl w:val="6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366837"/>
    <w:pPr>
      <w:tabs>
        <w:tab w:val="num" w:pos="1440"/>
      </w:tabs>
      <w:spacing w:before="240" w:after="60"/>
      <w:ind w:left="1440" w:hanging="1440"/>
      <w:outlineLvl w:val="7"/>
    </w:pPr>
    <w:rPr>
      <w:rFonts w:ascii="Arial" w:eastAsia="Times New Roman" w:hAnsi="Arial" w:cs="Times New Roman"/>
      <w:i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366837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Times New Roman" w:hAnsi="Arial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59D0"/>
    <w:rPr>
      <w:color w:val="0000FF" w:themeColor="hyperlink"/>
      <w:u w:val="single"/>
    </w:rPr>
  </w:style>
  <w:style w:type="character" w:customStyle="1" w:styleId="Heading1Char">
    <w:name w:val="Heading 1 Char"/>
    <w:aliases w:val="1 heading Char"/>
    <w:basedOn w:val="DefaultParagraphFont"/>
    <w:link w:val="Heading1"/>
    <w:rsid w:val="002059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059D0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05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59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59D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59D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9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27D2"/>
    <w:pPr>
      <w:ind w:left="720"/>
      <w:contextualSpacing/>
    </w:pPr>
  </w:style>
  <w:style w:type="paragraph" w:customStyle="1" w:styleId="Instruction">
    <w:name w:val="Instruction"/>
    <w:basedOn w:val="Normal"/>
    <w:link w:val="InstructionChar"/>
    <w:rsid w:val="009B6E57"/>
    <w:pPr>
      <w:spacing w:after="0"/>
    </w:pPr>
    <w:rPr>
      <w:rFonts w:ascii="Calibri" w:eastAsia="Times New Roman" w:hAnsi="Calibri" w:cs="Arial"/>
      <w:i/>
      <w:color w:val="1F497D"/>
      <w:szCs w:val="24"/>
      <w:lang w:val="en-CA"/>
    </w:rPr>
  </w:style>
  <w:style w:type="paragraph" w:customStyle="1" w:styleId="TableText">
    <w:name w:val="Table Text"/>
    <w:basedOn w:val="Normal"/>
    <w:qFormat/>
    <w:rsid w:val="009B6E57"/>
    <w:pPr>
      <w:spacing w:after="0"/>
    </w:pPr>
    <w:rPr>
      <w:rFonts w:ascii="Calibri" w:eastAsia="Times New Roman" w:hAnsi="Calibri" w:cs="Arial"/>
      <w:sz w:val="20"/>
      <w:szCs w:val="24"/>
      <w:lang w:val="en-CA"/>
    </w:rPr>
  </w:style>
  <w:style w:type="character" w:customStyle="1" w:styleId="InstructionChar">
    <w:name w:val="Instruction Char"/>
    <w:link w:val="Instruction"/>
    <w:rsid w:val="009B6E57"/>
    <w:rPr>
      <w:rFonts w:ascii="Calibri" w:eastAsia="Times New Roman" w:hAnsi="Calibri" w:cs="Arial"/>
      <w:i/>
      <w:color w:val="1F497D"/>
      <w:szCs w:val="24"/>
      <w:lang w:val="en-CA"/>
    </w:rPr>
  </w:style>
  <w:style w:type="character" w:customStyle="1" w:styleId="Heading2Char">
    <w:name w:val="Heading 2 Char"/>
    <w:basedOn w:val="DefaultParagraphFont"/>
    <w:link w:val="Heading2"/>
    <w:rsid w:val="009C66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8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REQ-Level1">
    <w:name w:val="REQ-Level 1"/>
    <w:basedOn w:val="Normal"/>
    <w:link w:val="REQ-Level1Char"/>
    <w:qFormat/>
    <w:rsid w:val="00F9418A"/>
    <w:pPr>
      <w:numPr>
        <w:numId w:val="1"/>
      </w:numPr>
      <w:spacing w:after="0"/>
    </w:pPr>
    <w:rPr>
      <w:rFonts w:ascii="Calibri" w:eastAsia="Times New Roman" w:hAnsi="Calibri" w:cs="Arial"/>
      <w:sz w:val="20"/>
      <w:lang w:val="en-CA"/>
    </w:rPr>
  </w:style>
  <w:style w:type="paragraph" w:customStyle="1" w:styleId="REQ-Level2">
    <w:name w:val="REQ-Level 2"/>
    <w:qFormat/>
    <w:rsid w:val="00F9418A"/>
    <w:pPr>
      <w:numPr>
        <w:ilvl w:val="1"/>
        <w:numId w:val="1"/>
      </w:numPr>
      <w:tabs>
        <w:tab w:val="left" w:pos="1080"/>
      </w:tabs>
      <w:spacing w:after="0"/>
    </w:pPr>
    <w:rPr>
      <w:rFonts w:ascii="Calibri" w:eastAsia="Times New Roman" w:hAnsi="Calibri" w:cs="Times New Roman"/>
      <w:sz w:val="20"/>
      <w:szCs w:val="24"/>
      <w:lang w:val="en-CA"/>
    </w:rPr>
  </w:style>
  <w:style w:type="paragraph" w:customStyle="1" w:styleId="REQ-Level3">
    <w:name w:val="REQ-Level 3"/>
    <w:qFormat/>
    <w:rsid w:val="00F9418A"/>
    <w:pPr>
      <w:numPr>
        <w:ilvl w:val="2"/>
        <w:numId w:val="1"/>
      </w:numPr>
      <w:tabs>
        <w:tab w:val="left" w:pos="2880"/>
      </w:tabs>
      <w:spacing w:after="0"/>
    </w:pPr>
    <w:rPr>
      <w:rFonts w:ascii="Calibri" w:eastAsia="Times New Roman" w:hAnsi="Calibri" w:cs="Times New Roman"/>
      <w:sz w:val="20"/>
      <w:szCs w:val="24"/>
      <w:lang w:val="en-CA"/>
    </w:rPr>
  </w:style>
  <w:style w:type="paragraph" w:customStyle="1" w:styleId="REQ-Level4">
    <w:name w:val="REQ-Level 4"/>
    <w:qFormat/>
    <w:rsid w:val="00F9418A"/>
    <w:pPr>
      <w:numPr>
        <w:ilvl w:val="3"/>
        <w:numId w:val="1"/>
      </w:numPr>
      <w:tabs>
        <w:tab w:val="left" w:pos="2160"/>
      </w:tabs>
      <w:spacing w:after="0"/>
    </w:pPr>
    <w:rPr>
      <w:rFonts w:ascii="Calibri" w:eastAsia="Times New Roman" w:hAnsi="Calibri" w:cs="Times New Roman"/>
      <w:sz w:val="18"/>
      <w:szCs w:val="18"/>
      <w:lang w:val="en-CA"/>
    </w:rPr>
  </w:style>
  <w:style w:type="paragraph" w:customStyle="1" w:styleId="REQ-Level5">
    <w:name w:val="REQ-Level 5"/>
    <w:qFormat/>
    <w:rsid w:val="00F9418A"/>
    <w:pPr>
      <w:numPr>
        <w:ilvl w:val="4"/>
        <w:numId w:val="1"/>
      </w:numPr>
      <w:tabs>
        <w:tab w:val="left" w:pos="2880"/>
      </w:tabs>
      <w:spacing w:after="0"/>
    </w:pPr>
    <w:rPr>
      <w:rFonts w:ascii="Calibri" w:eastAsia="Times New Roman" w:hAnsi="Calibri" w:cs="Times New Roman"/>
      <w:sz w:val="18"/>
      <w:szCs w:val="16"/>
      <w:lang w:val="en-CA"/>
    </w:rPr>
  </w:style>
  <w:style w:type="character" w:customStyle="1" w:styleId="REQ-Level1Char">
    <w:name w:val="REQ-Level 1 Char"/>
    <w:link w:val="REQ-Level1"/>
    <w:rsid w:val="00F9418A"/>
    <w:rPr>
      <w:rFonts w:ascii="Calibri" w:eastAsia="Times New Roman" w:hAnsi="Calibri" w:cs="Arial"/>
      <w:sz w:val="20"/>
      <w:lang w:val="en-CA"/>
    </w:rPr>
  </w:style>
  <w:style w:type="paragraph" w:customStyle="1" w:styleId="Tabletext0">
    <w:name w:val="Table text"/>
    <w:basedOn w:val="Normal"/>
    <w:rsid w:val="00F9418A"/>
    <w:pPr>
      <w:tabs>
        <w:tab w:val="left" w:pos="1440"/>
      </w:tabs>
      <w:spacing w:after="0"/>
    </w:pPr>
    <w:rPr>
      <w:rFonts w:ascii="Calibri" w:eastAsia="Times New Roman" w:hAnsi="Calibri" w:cs="Arial"/>
      <w:sz w:val="20"/>
      <w:szCs w:val="24"/>
      <w:lang w:val="en-CA"/>
    </w:rPr>
  </w:style>
  <w:style w:type="character" w:styleId="Strong">
    <w:name w:val="Strong"/>
    <w:rsid w:val="00F9418A"/>
    <w:rPr>
      <w:rFonts w:ascii="Calibri" w:hAnsi="Calibri"/>
      <w:b/>
      <w:bCs/>
      <w:sz w:val="24"/>
      <w:lang w:val="en-CA"/>
    </w:rPr>
  </w:style>
  <w:style w:type="paragraph" w:styleId="Caption">
    <w:name w:val="caption"/>
    <w:basedOn w:val="Normal"/>
    <w:next w:val="Normal"/>
    <w:unhideWhenUsed/>
    <w:rsid w:val="009418DC"/>
    <w:pPr>
      <w:spacing w:after="0"/>
    </w:pPr>
    <w:rPr>
      <w:rFonts w:ascii="Calibri" w:eastAsia="Times New Roman" w:hAnsi="Calibri" w:cs="Arial"/>
      <w:b/>
      <w:bCs/>
      <w:sz w:val="20"/>
      <w:szCs w:val="20"/>
      <w:lang w:val="en-CA"/>
    </w:rPr>
  </w:style>
  <w:style w:type="paragraph" w:customStyle="1" w:styleId="LegislationRegulationList">
    <w:name w:val="Legislation/Regulation List"/>
    <w:basedOn w:val="ListBullet"/>
    <w:qFormat/>
    <w:rsid w:val="009418DC"/>
    <w:pPr>
      <w:tabs>
        <w:tab w:val="left" w:pos="288"/>
        <w:tab w:val="num" w:pos="720"/>
      </w:tabs>
      <w:spacing w:after="0"/>
      <w:ind w:left="720" w:hanging="720"/>
      <w:contextualSpacing w:val="0"/>
    </w:pPr>
    <w:rPr>
      <w:rFonts w:ascii="Calibri" w:eastAsia="Times New Roman" w:hAnsi="Calibri" w:cs="Arial"/>
      <w:lang w:val="en-CA"/>
    </w:rPr>
  </w:style>
  <w:style w:type="paragraph" w:styleId="ListBullet">
    <w:name w:val="List Bullet"/>
    <w:basedOn w:val="Normal"/>
    <w:uiPriority w:val="99"/>
    <w:semiHidden/>
    <w:unhideWhenUsed/>
    <w:rsid w:val="009418DC"/>
    <w:pPr>
      <w:ind w:left="288" w:hanging="288"/>
      <w:contextualSpacing/>
    </w:pPr>
  </w:style>
  <w:style w:type="paragraph" w:styleId="ListBullet2">
    <w:name w:val="List Bullet 2"/>
    <w:basedOn w:val="Normal"/>
    <w:uiPriority w:val="99"/>
    <w:semiHidden/>
    <w:unhideWhenUsed/>
    <w:rsid w:val="009C7F94"/>
    <w:pPr>
      <w:numPr>
        <w:numId w:val="2"/>
      </w:numPr>
      <w:tabs>
        <w:tab w:val="clear" w:pos="643"/>
        <w:tab w:val="num" w:pos="360"/>
      </w:tabs>
      <w:ind w:left="0" w:firstLine="0"/>
      <w:contextualSpacing/>
    </w:pPr>
  </w:style>
  <w:style w:type="character" w:styleId="Emphasis">
    <w:name w:val="Emphasis"/>
    <w:qFormat/>
    <w:rsid w:val="009C7F9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1786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786B"/>
    <w:rPr>
      <w:rFonts w:ascii="Book Antiqua" w:hAnsi="Book Antiqua"/>
    </w:rPr>
  </w:style>
  <w:style w:type="paragraph" w:styleId="Footer">
    <w:name w:val="footer"/>
    <w:basedOn w:val="Normal"/>
    <w:link w:val="FooterChar"/>
    <w:uiPriority w:val="99"/>
    <w:unhideWhenUsed/>
    <w:rsid w:val="0031786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786B"/>
    <w:rPr>
      <w:rFonts w:ascii="Book Antiqua" w:hAnsi="Book Antiqua"/>
    </w:rPr>
  </w:style>
  <w:style w:type="character" w:customStyle="1" w:styleId="Heading3Char">
    <w:name w:val="Heading 3 Char"/>
    <w:basedOn w:val="DefaultParagraphFont"/>
    <w:link w:val="Heading3"/>
    <w:uiPriority w:val="9"/>
    <w:rsid w:val="0036683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rsid w:val="00366837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366837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366837"/>
    <w:rPr>
      <w:rFonts w:ascii="Arial" w:eastAsia="Times New Roman" w:hAnsi="Arial" w:cs="Times New Roman"/>
      <w:i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366837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BodyText">
    <w:name w:val="Body Text"/>
    <w:aliases w:val="bt"/>
    <w:basedOn w:val="Normal"/>
    <w:link w:val="BodyTextChar"/>
    <w:rsid w:val="00366837"/>
    <w:pPr>
      <w:spacing w:before="120" w:after="0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character" w:customStyle="1" w:styleId="BodyTextChar">
    <w:name w:val="Body Text Char"/>
    <w:aliases w:val="bt Char"/>
    <w:basedOn w:val="DefaultParagraphFont"/>
    <w:link w:val="BodyText"/>
    <w:rsid w:val="00366837"/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customStyle="1" w:styleId="Bullet3">
    <w:name w:val="Bullet3"/>
    <w:basedOn w:val="Normal"/>
    <w:rsid w:val="00366837"/>
    <w:pPr>
      <w:numPr>
        <w:numId w:val="4"/>
      </w:numPr>
      <w:tabs>
        <w:tab w:val="left" w:pos="1170"/>
      </w:tabs>
      <w:spacing w:before="120" w:after="0"/>
      <w:ind w:left="1170" w:hanging="4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366837"/>
    <w:pPr>
      <w:spacing w:before="240" w:after="240"/>
      <w:jc w:val="center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366837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Bullet2over">
    <w:name w:val="Bullet2 over"/>
    <w:basedOn w:val="Normal"/>
    <w:rsid w:val="00366837"/>
    <w:pPr>
      <w:numPr>
        <w:numId w:val="6"/>
      </w:numPr>
      <w:tabs>
        <w:tab w:val="left" w:pos="36"/>
      </w:tabs>
      <w:spacing w:before="120" w:after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5B3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AB3FCC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66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1C1"/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61C1"/>
    <w:rPr>
      <w:rFonts w:ascii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5938EC"/>
    <w:pPr>
      <w:spacing w:after="0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938EC"/>
    <w:rPr>
      <w:rFonts w:eastAsiaTheme="minorEastAsia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2B63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BBC"/>
    <w:rPr>
      <w:rFonts w:ascii="Book Antiqua" w:hAnsi="Book Antiqua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BBC"/>
    <w:rPr>
      <w:rFonts w:ascii="Book Antiqua" w:hAnsi="Book Antiqua" w:cs="Times New Roman"/>
      <w:b/>
      <w:bCs/>
      <w:sz w:val="20"/>
      <w:szCs w:val="20"/>
    </w:rPr>
  </w:style>
  <w:style w:type="table" w:styleId="ListTable3-Accent2">
    <w:name w:val="List Table 3 Accent 2"/>
    <w:basedOn w:val="TableNormal"/>
    <w:uiPriority w:val="48"/>
    <w:rsid w:val="00CB6F27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numbering" w:customStyle="1" w:styleId="Style1">
    <w:name w:val="Style1"/>
    <w:uiPriority w:val="99"/>
    <w:rsid w:val="00200F12"/>
    <w:pPr>
      <w:numPr>
        <w:numId w:val="8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787558"/>
    <w:pPr>
      <w:spacing w:after="100"/>
      <w:ind w:left="660"/>
    </w:pPr>
  </w:style>
  <w:style w:type="character" w:customStyle="1" w:styleId="ui-provider">
    <w:name w:val="ui-provider"/>
    <w:basedOn w:val="DefaultParagraphFont"/>
    <w:rsid w:val="004D4AA0"/>
  </w:style>
  <w:style w:type="paragraph" w:styleId="NormalWeb">
    <w:name w:val="Normal (Web)"/>
    <w:basedOn w:val="Normal"/>
    <w:uiPriority w:val="99"/>
    <w:semiHidden/>
    <w:unhideWhenUsed/>
    <w:rsid w:val="00BB1F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A4C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F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50B94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E850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E850CF"/>
  </w:style>
  <w:style w:type="character" w:customStyle="1" w:styleId="eop">
    <w:name w:val="eop"/>
    <w:basedOn w:val="DefaultParagraphFont"/>
    <w:rsid w:val="00E850CF"/>
  </w:style>
  <w:style w:type="character" w:customStyle="1" w:styleId="scxw169916347">
    <w:name w:val="scxw169916347"/>
    <w:basedOn w:val="DefaultParagraphFont"/>
    <w:rsid w:val="003B5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2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healthcar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i.healthc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625B2-DFA3-41F6-9293-D1FDE51EC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32</Pages>
  <Words>3981</Words>
  <Characters>22698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Parthiv D. Dave</dc:creator>
  <cp:lastModifiedBy>Bhatia, Uttam Kumar (Cognizant)</cp:lastModifiedBy>
  <cp:revision>408</cp:revision>
  <cp:lastPrinted>2018-01-29T09:33:00Z</cp:lastPrinted>
  <dcterms:created xsi:type="dcterms:W3CDTF">2024-05-23T10:51:00Z</dcterms:created>
  <dcterms:modified xsi:type="dcterms:W3CDTF">2026-05-26T07:59:00Z</dcterms:modified>
</cp:coreProperties>
</file>